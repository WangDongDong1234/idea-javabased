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942D05" w14:textId="77777777" w:rsidR="003B30A9" w:rsidRDefault="003B30A9" w:rsidP="003B30A9">
      <w:pPr>
        <w:pStyle w:val="2"/>
      </w:pPr>
      <w:r>
        <w:t>d</w:t>
      </w:r>
      <w:r>
        <w:rPr>
          <w:rFonts w:hint="eastAsia"/>
        </w:rPr>
        <w:t>ay</w:t>
      </w:r>
      <w:r>
        <w:t>25-01(58)</w:t>
      </w:r>
      <w:r>
        <w:rPr>
          <w:rFonts w:hint="eastAsia"/>
        </w:rPr>
        <w:t>（常用模块）</w:t>
      </w:r>
    </w:p>
    <w:p w14:paraId="648FCBEA" w14:textId="77777777" w:rsidR="003B30A9" w:rsidRDefault="003B30A9" w:rsidP="003B30A9">
      <w:pPr>
        <w:pStyle w:val="2"/>
      </w:pPr>
      <w:r>
        <w:rPr>
          <w:rFonts w:hint="eastAsia"/>
        </w:rPr>
        <w:t>d</w:t>
      </w:r>
      <w:r>
        <w:t>ay25-02(59)(</w:t>
      </w:r>
      <w:r>
        <w:rPr>
          <w:rFonts w:hint="eastAsia"/>
        </w:rPr>
        <w:t>内容回顾</w:t>
      </w:r>
      <w:r>
        <w:t>)</w:t>
      </w:r>
    </w:p>
    <w:p w14:paraId="7B8ECB90" w14:textId="77777777" w:rsidR="003B30A9" w:rsidRDefault="003B30A9" w:rsidP="003B30A9">
      <w:pPr>
        <w:pStyle w:val="2"/>
      </w:pPr>
      <w:r>
        <w:rPr>
          <w:rFonts w:hint="eastAsia"/>
        </w:rPr>
        <w:t>day</w:t>
      </w:r>
      <w:r>
        <w:t>25-03(60)(</w:t>
      </w:r>
      <w:commentRangeStart w:id="0"/>
      <w:r>
        <w:rPr>
          <w:rFonts w:hint="eastAsia"/>
        </w:rPr>
        <w:t>正则表达式的概念</w:t>
      </w:r>
      <w:commentRangeEnd w:id="0"/>
      <w:r w:rsidR="006725A7">
        <w:rPr>
          <w:rStyle w:val="a9"/>
          <w:rFonts w:asciiTheme="minorHAnsi" w:eastAsiaTheme="minorEastAsia" w:hAnsiTheme="minorHAnsi" w:cstheme="minorBidi"/>
          <w:b w:val="0"/>
          <w:bCs w:val="0"/>
        </w:rPr>
        <w:commentReference w:id="0"/>
      </w:r>
      <w:r>
        <w:t>)</w:t>
      </w:r>
    </w:p>
    <w:p w14:paraId="3024414F" w14:textId="77777777" w:rsidR="003B30A9" w:rsidRDefault="003B30A9" w:rsidP="003B30A9">
      <w:r>
        <w:rPr>
          <w:rFonts w:hint="eastAsia"/>
        </w:rPr>
        <w:t>什么是正则表达式</w:t>
      </w:r>
    </w:p>
    <w:p w14:paraId="79EA400C" w14:textId="77777777" w:rsidR="003B30A9" w:rsidRDefault="003B30A9" w:rsidP="003B30A9">
      <w:r>
        <w:rPr>
          <w:rFonts w:hint="eastAsia"/>
        </w:rPr>
        <w:t xml:space="preserve"> </w:t>
      </w:r>
      <w:r>
        <w:t xml:space="preserve">     </w:t>
      </w:r>
      <w:r>
        <w:rPr>
          <w:rFonts w:hint="eastAsia"/>
        </w:rPr>
        <w:t>一种匹配字符串的规则</w:t>
      </w:r>
    </w:p>
    <w:p w14:paraId="2AA81016" w14:textId="77777777" w:rsidR="003B30A9" w:rsidRDefault="003B30A9" w:rsidP="003B30A9">
      <w:r>
        <w:rPr>
          <w:rFonts w:hint="eastAsia"/>
        </w:rPr>
        <w:t>正则表达式能做什么</w:t>
      </w:r>
    </w:p>
    <w:p w14:paraId="0C7DDC0F" w14:textId="77777777" w:rsidR="003B30A9" w:rsidRDefault="003B30A9" w:rsidP="003B30A9">
      <w:r>
        <w:rPr>
          <w:rFonts w:hint="eastAsia"/>
        </w:rPr>
        <w:t xml:space="preserve"> </w:t>
      </w:r>
      <w:r>
        <w:t xml:space="preserve">     </w:t>
      </w:r>
      <w:r>
        <w:rPr>
          <w:rFonts w:hint="eastAsia"/>
        </w:rPr>
        <w:t>可以制定一个规则，来确定某一个字符串是否符合规则</w:t>
      </w:r>
    </w:p>
    <w:p w14:paraId="536FEA8A" w14:textId="77777777" w:rsidR="003B30A9" w:rsidRDefault="003B30A9" w:rsidP="003B30A9">
      <w:r>
        <w:rPr>
          <w:rFonts w:hint="eastAsia"/>
        </w:rPr>
        <w:t>帮助学习的工具:</w:t>
      </w:r>
      <w:commentRangeStart w:id="1"/>
      <w:r w:rsidRPr="00EF74B5">
        <w:t xml:space="preserve"> http://tool.oschina.net/regex/</w:t>
      </w:r>
      <w:commentRangeEnd w:id="1"/>
      <w:r>
        <w:rPr>
          <w:rStyle w:val="a9"/>
        </w:rPr>
        <w:commentReference w:id="1"/>
      </w:r>
    </w:p>
    <w:p w14:paraId="078587BA" w14:textId="77777777" w:rsidR="003B30A9" w:rsidRDefault="003B30A9" w:rsidP="003B30A9"/>
    <w:p w14:paraId="28B4AB03" w14:textId="1D527618" w:rsidR="003B30A9" w:rsidRDefault="003B30A9" w:rsidP="003B30A9">
      <w:pPr>
        <w:pStyle w:val="2"/>
      </w:pPr>
      <w:r>
        <w:rPr>
          <w:rFonts w:hint="eastAsia"/>
        </w:rPr>
        <w:t>day</w:t>
      </w:r>
      <w:r>
        <w:t>25-04(61)(</w:t>
      </w:r>
      <w:r>
        <w:rPr>
          <w:rFonts w:hint="eastAsia"/>
        </w:rPr>
        <w:t>正则表达式的基本语法</w:t>
      </w:r>
      <w:r>
        <w:t>)</w:t>
      </w:r>
    </w:p>
    <w:p w14:paraId="7F8946F7" w14:textId="232B0C26" w:rsidR="003B30A9" w:rsidRPr="003B30A9" w:rsidRDefault="003B30A9" w:rsidP="003B30A9">
      <w:pPr>
        <w:pStyle w:val="3"/>
      </w:pPr>
      <w:r>
        <w:rPr>
          <w:rFonts w:hint="eastAsia"/>
        </w:rPr>
        <w:t>元字符</w:t>
      </w:r>
    </w:p>
    <w:p w14:paraId="36114DA9" w14:textId="77777777" w:rsidR="003B30A9" w:rsidRDefault="003B30A9" w:rsidP="003B30A9">
      <w:pPr>
        <w:pStyle w:val="4"/>
      </w:pPr>
      <w:r>
        <w:rPr>
          <w:rFonts w:hint="eastAsia"/>
        </w:rPr>
        <w:t>字符组</w:t>
      </w:r>
    </w:p>
    <w:p w14:paraId="50DD0F61" w14:textId="77777777" w:rsidR="003B30A9" w:rsidRDefault="003B30A9" w:rsidP="003B30A9">
      <w:r>
        <w:rPr>
          <w:rFonts w:hint="eastAsia"/>
        </w:rPr>
        <w:t>字符组[</w:t>
      </w:r>
      <w:r>
        <w:t xml:space="preserve"> ]</w:t>
      </w:r>
      <w:r>
        <w:rPr>
          <w:rFonts w:hint="eastAsia"/>
        </w:rPr>
        <w:t xml:space="preserve">在某一个字符的位置上能出现的内容 </w:t>
      </w:r>
      <w:r>
        <w:t xml:space="preserve"> </w:t>
      </w:r>
    </w:p>
    <w:p w14:paraId="4BA3E4EA" w14:textId="77777777" w:rsidR="003B30A9" w:rsidRDefault="003B30A9" w:rsidP="003B30A9">
      <w:r w:rsidRPr="00395F48">
        <w:rPr>
          <w:rFonts w:hint="eastAsia"/>
          <w:highlight w:val="yellow"/>
        </w:rPr>
        <w:t>[</w:t>
      </w:r>
      <w:r w:rsidRPr="00395F48">
        <w:rPr>
          <w:highlight w:val="yellow"/>
        </w:rPr>
        <w:t>abc]</w:t>
      </w:r>
      <w:r w:rsidRPr="00395F48">
        <w:rPr>
          <w:rFonts w:hint="eastAsia"/>
          <w:highlight w:val="yellow"/>
        </w:rPr>
        <w:t>表示在某一个字符的位置上能出现的内容是a或b或c</w:t>
      </w:r>
    </w:p>
    <w:p w14:paraId="6991B554" w14:textId="77777777" w:rsidR="003B30A9" w:rsidRDefault="003B30A9" w:rsidP="003B30A9">
      <w:r>
        <w:rPr>
          <w:rFonts w:hint="eastAsia"/>
        </w:rPr>
        <w:t>匹配所有的数字【0-9】（注意匹配范围只能正着写，</w:t>
      </w:r>
      <w:commentRangeStart w:id="2"/>
      <w:r w:rsidRPr="00395F48">
        <w:rPr>
          <w:rFonts w:hint="eastAsia"/>
          <w:strike/>
        </w:rPr>
        <w:t>不能倒着写【9-4】</w:t>
      </w:r>
      <w:r>
        <w:rPr>
          <w:rFonts w:hint="eastAsia"/>
        </w:rPr>
        <w:t>）</w:t>
      </w:r>
      <w:commentRangeEnd w:id="2"/>
      <w:r>
        <w:rPr>
          <w:rStyle w:val="a9"/>
        </w:rPr>
        <w:commentReference w:id="2"/>
      </w:r>
    </w:p>
    <w:p w14:paraId="15E64CEE" w14:textId="77777777" w:rsidR="003B30A9" w:rsidRDefault="003B30A9" w:rsidP="003B30A9">
      <w:r>
        <w:rPr>
          <w:rFonts w:hint="eastAsia"/>
        </w:rPr>
        <w:t>匹配所有的小写字母【a-z】</w:t>
      </w:r>
    </w:p>
    <w:p w14:paraId="3F221224" w14:textId="77777777" w:rsidR="003B30A9" w:rsidRDefault="003B30A9" w:rsidP="003B30A9">
      <w:commentRangeStart w:id="3"/>
      <w:r>
        <w:rPr>
          <w:rFonts w:hint="eastAsia"/>
        </w:rPr>
        <w:t>匹配所有的大写字符【A-Z】</w:t>
      </w:r>
      <w:commentRangeEnd w:id="3"/>
      <w:r>
        <w:rPr>
          <w:rStyle w:val="a9"/>
        </w:rPr>
        <w:commentReference w:id="3"/>
      </w:r>
    </w:p>
    <w:p w14:paraId="191EB417" w14:textId="77777777" w:rsidR="003B30A9" w:rsidRDefault="003B30A9" w:rsidP="003B30A9">
      <w:r w:rsidRPr="00395F48">
        <w:rPr>
          <w:highlight w:val="yellow"/>
        </w:rPr>
        <w:t>[0-9][A-Z][a-z]</w:t>
      </w:r>
      <w:r w:rsidRPr="00395F48">
        <w:rPr>
          <w:rFonts w:hint="eastAsia"/>
          <w:highlight w:val="yellow"/>
        </w:rPr>
        <w:t>这是三个字符</w:t>
      </w:r>
    </w:p>
    <w:p w14:paraId="49EF94FF" w14:textId="77777777" w:rsidR="003B30A9" w:rsidRDefault="003B30A9" w:rsidP="003B30A9">
      <w:r w:rsidRPr="00872BE1">
        <w:rPr>
          <w:rFonts w:hint="eastAsia"/>
          <w:highlight w:val="yellow"/>
        </w:rPr>
        <w:t>既能匹配数字又能匹配字符[</w:t>
      </w:r>
      <w:r w:rsidRPr="00872BE1">
        <w:rPr>
          <w:highlight w:val="yellow"/>
        </w:rPr>
        <w:t>0-9a-zA-Z]</w:t>
      </w:r>
    </w:p>
    <w:p w14:paraId="0733CEC9" w14:textId="77777777" w:rsidR="003B30A9" w:rsidRDefault="003B30A9" w:rsidP="003B30A9">
      <w:r>
        <w:rPr>
          <w:rFonts w:hint="eastAsia"/>
        </w:rPr>
        <w:t>【0-9abc</w:t>
      </w:r>
      <w:r>
        <w:t>】</w:t>
      </w:r>
      <w:r>
        <w:rPr>
          <w:rFonts w:hint="eastAsia"/>
        </w:rPr>
        <w:t>这也是一个字符</w:t>
      </w:r>
    </w:p>
    <w:p w14:paraId="6990A7D2" w14:textId="77777777" w:rsidR="003B30A9" w:rsidRDefault="003B30A9" w:rsidP="003B30A9">
      <w:r>
        <w:rPr>
          <w:rFonts w:hint="eastAsia"/>
        </w:rPr>
        <w:t>匹配18位身份证号</w:t>
      </w:r>
    </w:p>
    <w:p w14:paraId="6D8302F8" w14:textId="77777777" w:rsidR="003B30A9" w:rsidRDefault="003B30A9" w:rsidP="003B30A9">
      <w:r>
        <w:rPr>
          <w:rFonts w:hint="eastAsia"/>
        </w:rPr>
        <w:t>【1-9】</w:t>
      </w:r>
      <w:proofErr w:type="gramStart"/>
      <w:r>
        <w:rPr>
          <w:rFonts w:hint="eastAsia"/>
        </w:rPr>
        <w:t>【0-9】【0-9】【0-9】【0-9】【0-9】【0-9】【0-9】【0-9】【0-9】【0-9】【0-9】【0-9】【0-9】【0-9】【0-9】</w:t>
      </w:r>
      <w:proofErr w:type="gramEnd"/>
      <w:r>
        <w:rPr>
          <w:rFonts w:hint="eastAsia"/>
        </w:rPr>
        <w:t>【0-9】【0-9X</w:t>
      </w:r>
      <w:r>
        <w:t>x</w:t>
      </w:r>
      <w:r>
        <w:rPr>
          <w:rFonts w:hint="eastAsia"/>
        </w:rPr>
        <w:t>】</w:t>
      </w:r>
    </w:p>
    <w:p w14:paraId="30093E9C" w14:textId="4094A42B" w:rsidR="003B30A9" w:rsidRDefault="003B30A9" w:rsidP="003B30A9">
      <w:pPr>
        <w:pStyle w:val="4"/>
      </w:pPr>
      <w:r>
        <w:rPr>
          <w:rFonts w:hint="eastAsia"/>
        </w:rPr>
        <w:t>非字符组</w:t>
      </w:r>
    </w:p>
    <w:p w14:paraId="20A1EC42" w14:textId="54E3538E" w:rsidR="003B30A9" w:rsidRDefault="003B30A9" w:rsidP="003B30A9">
      <w:r>
        <w:rPr>
          <w:rFonts w:hint="eastAsia"/>
        </w:rPr>
        <w:t>元字符</w:t>
      </w:r>
      <w:r w:rsidRPr="00610C34">
        <w:rPr>
          <w:highlight w:val="yellow"/>
          <w:rPrChange w:id="4" w:author="lucky" w:date="2019-01-18T14:44:00Z">
            <w:rPr/>
          </w:rPrChange>
        </w:rPr>
        <w:t>:用一个字符串来匹配内容</w:t>
      </w:r>
    </w:p>
    <w:tbl>
      <w:tblPr>
        <w:tblStyle w:val="a3"/>
        <w:tblW w:w="0" w:type="auto"/>
        <w:tblLook w:val="04A0" w:firstRow="1" w:lastRow="0" w:firstColumn="1" w:lastColumn="0" w:noHBand="0" w:noVBand="1"/>
      </w:tblPr>
      <w:tblGrid>
        <w:gridCol w:w="2826"/>
        <w:gridCol w:w="2773"/>
        <w:gridCol w:w="2697"/>
      </w:tblGrid>
      <w:tr w:rsidR="003B30A9" w14:paraId="4213229D" w14:textId="77777777" w:rsidTr="00C25F5B">
        <w:tc>
          <w:tcPr>
            <w:tcW w:w="2826" w:type="dxa"/>
          </w:tcPr>
          <w:p w14:paraId="7EF1650F" w14:textId="77777777" w:rsidR="003B30A9" w:rsidRDefault="003B30A9" w:rsidP="00C25F5B">
            <w:r>
              <w:rPr>
                <w:rFonts w:hint="eastAsia"/>
              </w:rPr>
              <w:t>.</w:t>
            </w:r>
          </w:p>
        </w:tc>
        <w:tc>
          <w:tcPr>
            <w:tcW w:w="2773" w:type="dxa"/>
          </w:tcPr>
          <w:p w14:paraId="0DBEDC6D" w14:textId="77777777" w:rsidR="003B30A9" w:rsidRDefault="003B30A9" w:rsidP="00C25F5B">
            <w:r>
              <w:rPr>
                <w:rFonts w:hint="eastAsia"/>
              </w:rPr>
              <w:t>匹配</w:t>
            </w:r>
            <w:r w:rsidRPr="005E4844">
              <w:rPr>
                <w:rFonts w:hint="eastAsia"/>
                <w:highlight w:val="yellow"/>
                <w:rPrChange w:id="5" w:author="lucky" w:date="2019-01-18T15:18:00Z">
                  <w:rPr>
                    <w:rFonts w:hint="eastAsia"/>
                  </w:rPr>
                </w:rPrChange>
              </w:rPr>
              <w:t>除换行符</w:t>
            </w:r>
            <w:r>
              <w:rPr>
                <w:rFonts w:hint="eastAsia"/>
              </w:rPr>
              <w:t>以外的任意字符</w:t>
            </w:r>
          </w:p>
        </w:tc>
        <w:tc>
          <w:tcPr>
            <w:tcW w:w="2697" w:type="dxa"/>
          </w:tcPr>
          <w:p w14:paraId="6E1AEB55" w14:textId="77777777" w:rsidR="003B30A9" w:rsidRDefault="003B30A9" w:rsidP="00C25F5B">
            <w:pPr>
              <w:rPr>
                <w:ins w:id="6" w:author="lucky" w:date="2019-01-18T15:36:00Z"/>
              </w:rPr>
            </w:pPr>
            <w:ins w:id="7" w:author="lucky" w:date="2019-01-18T15:36:00Z">
              <w:r>
                <w:rPr>
                  <w:rFonts w:hint="eastAsia"/>
                </w:rPr>
                <w:t>如果匹配2.3呢</w:t>
              </w:r>
            </w:ins>
          </w:p>
          <w:p w14:paraId="19C2FC64" w14:textId="77777777" w:rsidR="003B30A9" w:rsidRDefault="003B30A9" w:rsidP="00C25F5B">
            <w:pPr>
              <w:rPr>
                <w:ins w:id="8" w:author="lucky" w:date="2019-01-18T15:37:00Z"/>
              </w:rPr>
            </w:pPr>
            <w:ins w:id="9" w:author="lucky" w:date="2019-01-18T15:37:00Z">
              <w:r>
                <w:rPr>
                  <w:rFonts w:hint="eastAsia"/>
                </w:rPr>
                <w:t>将.转义\</w:t>
              </w:r>
              <w:r>
                <w:t>.</w:t>
              </w:r>
            </w:ins>
          </w:p>
          <w:p w14:paraId="68593A01" w14:textId="77777777" w:rsidR="003B30A9" w:rsidRDefault="003B30A9" w:rsidP="00C25F5B">
            <w:ins w:id="10" w:author="lucky" w:date="2019-01-18T15:37:00Z">
              <w:r>
                <w:rPr>
                  <w:rFonts w:hint="eastAsia"/>
                </w:rPr>
                <w:t>\</w:t>
              </w:r>
              <w:r>
                <w:t>d\.\d</w:t>
              </w:r>
            </w:ins>
          </w:p>
        </w:tc>
      </w:tr>
      <w:tr w:rsidR="003B30A9" w14:paraId="2A5154F6" w14:textId="77777777" w:rsidTr="00C25F5B">
        <w:tc>
          <w:tcPr>
            <w:tcW w:w="2826" w:type="dxa"/>
          </w:tcPr>
          <w:p w14:paraId="7323AA3D" w14:textId="77777777" w:rsidR="003B30A9" w:rsidRDefault="003B30A9" w:rsidP="00C25F5B">
            <w:r>
              <w:rPr>
                <w:rFonts w:hint="eastAsia"/>
              </w:rPr>
              <w:lastRenderedPageBreak/>
              <w:t>\</w:t>
            </w:r>
            <w:r>
              <w:t>w=[0-9a-zA-Z_]</w:t>
            </w:r>
          </w:p>
        </w:tc>
        <w:tc>
          <w:tcPr>
            <w:tcW w:w="2773" w:type="dxa"/>
          </w:tcPr>
          <w:p w14:paraId="3A46D1C2" w14:textId="77777777" w:rsidR="003B30A9" w:rsidRDefault="003B30A9" w:rsidP="00C25F5B">
            <w:r>
              <w:rPr>
                <w:rFonts w:hint="eastAsia"/>
              </w:rPr>
              <w:t>匹配字母或数字或下划线</w:t>
            </w:r>
          </w:p>
        </w:tc>
        <w:tc>
          <w:tcPr>
            <w:tcW w:w="2697" w:type="dxa"/>
          </w:tcPr>
          <w:p w14:paraId="49E9D305" w14:textId="77777777" w:rsidR="003B30A9" w:rsidRPr="00AF1ADD" w:rsidRDefault="003B30A9" w:rsidP="00C25F5B">
            <w:ins w:id="11" w:author="lucky" w:date="2019-01-18T14:44:00Z">
              <w:r>
                <w:t>W</w:t>
              </w:r>
              <w:r>
                <w:rPr>
                  <w:rFonts w:hint="eastAsia"/>
                </w:rPr>
                <w:t>ord</w:t>
              </w:r>
            </w:ins>
          </w:p>
        </w:tc>
      </w:tr>
      <w:tr w:rsidR="003B30A9" w14:paraId="0AF1ACDB" w14:textId="77777777" w:rsidTr="00C25F5B">
        <w:tc>
          <w:tcPr>
            <w:tcW w:w="2826" w:type="dxa"/>
          </w:tcPr>
          <w:p w14:paraId="0D353BA9" w14:textId="77777777" w:rsidR="003B30A9" w:rsidRDefault="003B30A9" w:rsidP="00C25F5B">
            <w:commentRangeStart w:id="12"/>
            <w:r>
              <w:rPr>
                <w:rFonts w:hint="eastAsia"/>
              </w:rPr>
              <w:t>\</w:t>
            </w:r>
            <w:r>
              <w:t>s</w:t>
            </w:r>
            <w:commentRangeEnd w:id="12"/>
            <w:r>
              <w:rPr>
                <w:rStyle w:val="a9"/>
              </w:rPr>
              <w:commentReference w:id="12"/>
            </w:r>
            <w:ins w:id="13" w:author="lucky" w:date="2019-01-18T14:40:00Z">
              <w:r>
                <w:rPr>
                  <w:rFonts w:hint="eastAsia"/>
                </w:rPr>
                <w:t>==【</w:t>
              </w:r>
            </w:ins>
            <w:ins w:id="14" w:author="lucky" w:date="2019-01-18T14:41:00Z">
              <w:r>
                <w:rPr>
                  <w:rFonts w:hint="eastAsia"/>
                </w:rPr>
                <w:t>\</w:t>
              </w:r>
              <w:r>
                <w:t>n \t</w:t>
              </w:r>
            </w:ins>
            <w:ins w:id="15" w:author="lucky" w:date="2019-01-18T14:40:00Z">
              <w:r>
                <w:rPr>
                  <w:rFonts w:hint="eastAsia"/>
                </w:rPr>
                <w:t>】</w:t>
              </w:r>
            </w:ins>
            <w:ins w:id="16" w:author="lucky" w:date="2019-01-18T15:09:00Z">
              <w:r>
                <w:rPr>
                  <w:rFonts w:hint="eastAsia"/>
                </w:rPr>
                <w:t xml:space="preserve"> 回车空格制表符</w:t>
              </w:r>
            </w:ins>
          </w:p>
        </w:tc>
        <w:tc>
          <w:tcPr>
            <w:tcW w:w="2773" w:type="dxa"/>
          </w:tcPr>
          <w:p w14:paraId="4E3E7126" w14:textId="77777777" w:rsidR="003B30A9" w:rsidRDefault="003B30A9" w:rsidP="00C25F5B">
            <w:r>
              <w:rPr>
                <w:rFonts w:hint="eastAsia"/>
              </w:rPr>
              <w:t>匹配任意的空白符</w:t>
            </w:r>
          </w:p>
        </w:tc>
        <w:tc>
          <w:tcPr>
            <w:tcW w:w="2697" w:type="dxa"/>
          </w:tcPr>
          <w:p w14:paraId="4C87A5D5" w14:textId="77777777" w:rsidR="003B30A9" w:rsidRDefault="003B30A9" w:rsidP="00C25F5B">
            <w:ins w:id="17" w:author="lucky" w:date="2019-01-18T14:44:00Z">
              <w:r>
                <w:rPr>
                  <w:rFonts w:hint="eastAsia"/>
                </w:rPr>
                <w:t>s</w:t>
              </w:r>
              <w:r>
                <w:t>pace</w:t>
              </w:r>
            </w:ins>
          </w:p>
        </w:tc>
      </w:tr>
      <w:tr w:rsidR="003B30A9" w14:paraId="3671714B" w14:textId="77777777" w:rsidTr="00C25F5B">
        <w:tc>
          <w:tcPr>
            <w:tcW w:w="2826" w:type="dxa"/>
          </w:tcPr>
          <w:p w14:paraId="7481042E" w14:textId="77777777" w:rsidR="003B30A9" w:rsidRDefault="003B30A9" w:rsidP="00C25F5B">
            <w:r>
              <w:rPr>
                <w:rFonts w:hint="eastAsia"/>
              </w:rPr>
              <w:t>\</w:t>
            </w:r>
            <w:r>
              <w:t>d</w:t>
            </w:r>
            <w:proofErr w:type="gramStart"/>
            <w:r>
              <w:rPr>
                <w:rFonts w:hint="eastAsia"/>
              </w:rPr>
              <w:t>=[</w:t>
            </w:r>
            <w:proofErr w:type="gramEnd"/>
            <w:r>
              <w:t>0-9]</w:t>
            </w:r>
          </w:p>
        </w:tc>
        <w:tc>
          <w:tcPr>
            <w:tcW w:w="2773" w:type="dxa"/>
          </w:tcPr>
          <w:p w14:paraId="148A4283" w14:textId="77777777" w:rsidR="003B30A9" w:rsidRDefault="003B30A9" w:rsidP="00C25F5B">
            <w:r>
              <w:rPr>
                <w:rFonts w:hint="eastAsia"/>
              </w:rPr>
              <w:t>匹配数字</w:t>
            </w:r>
          </w:p>
        </w:tc>
        <w:tc>
          <w:tcPr>
            <w:tcW w:w="2697" w:type="dxa"/>
          </w:tcPr>
          <w:p w14:paraId="1726615A" w14:textId="77777777" w:rsidR="003B30A9" w:rsidRDefault="003B30A9" w:rsidP="00C25F5B">
            <w:ins w:id="18" w:author="lucky" w:date="2019-01-18T14:44:00Z">
              <w:r>
                <w:rPr>
                  <w:rFonts w:hint="eastAsia"/>
                </w:rPr>
                <w:t>d</w:t>
              </w:r>
              <w:r>
                <w:t>igit</w:t>
              </w:r>
            </w:ins>
          </w:p>
        </w:tc>
      </w:tr>
      <w:tr w:rsidR="003B30A9" w14:paraId="7DE968E9" w14:textId="77777777" w:rsidTr="00C25F5B">
        <w:tc>
          <w:tcPr>
            <w:tcW w:w="2826" w:type="dxa"/>
          </w:tcPr>
          <w:p w14:paraId="39141B8B" w14:textId="77777777" w:rsidR="003B30A9" w:rsidRDefault="003B30A9" w:rsidP="00C25F5B">
            <w:r>
              <w:rPr>
                <w:rFonts w:hint="eastAsia"/>
              </w:rPr>
              <w:t>\</w:t>
            </w:r>
            <w:r>
              <w:t>n</w:t>
            </w:r>
          </w:p>
        </w:tc>
        <w:tc>
          <w:tcPr>
            <w:tcW w:w="2773" w:type="dxa"/>
          </w:tcPr>
          <w:p w14:paraId="53718068" w14:textId="77777777" w:rsidR="003B30A9" w:rsidRDefault="003B30A9" w:rsidP="00C25F5B">
            <w:r>
              <w:rPr>
                <w:rFonts w:hint="eastAsia"/>
              </w:rPr>
              <w:t>匹配一个换行符</w:t>
            </w:r>
          </w:p>
        </w:tc>
        <w:tc>
          <w:tcPr>
            <w:tcW w:w="2697" w:type="dxa"/>
          </w:tcPr>
          <w:p w14:paraId="4457F89D" w14:textId="77777777" w:rsidR="003B30A9" w:rsidRDefault="003B30A9" w:rsidP="00C25F5B"/>
        </w:tc>
      </w:tr>
      <w:tr w:rsidR="003B30A9" w14:paraId="520835BD" w14:textId="77777777" w:rsidTr="00C25F5B">
        <w:tc>
          <w:tcPr>
            <w:tcW w:w="2826" w:type="dxa"/>
          </w:tcPr>
          <w:p w14:paraId="7E6AB697" w14:textId="77777777" w:rsidR="003B30A9" w:rsidRDefault="003B30A9" w:rsidP="00C25F5B">
            <w:r>
              <w:rPr>
                <w:rFonts w:hint="eastAsia"/>
              </w:rPr>
              <w:t>\</w:t>
            </w:r>
            <w:r>
              <w:t>t</w:t>
            </w:r>
          </w:p>
        </w:tc>
        <w:tc>
          <w:tcPr>
            <w:tcW w:w="2773" w:type="dxa"/>
          </w:tcPr>
          <w:p w14:paraId="5EEBBA1C" w14:textId="77777777" w:rsidR="003B30A9" w:rsidRDefault="003B30A9" w:rsidP="00C25F5B">
            <w:r>
              <w:rPr>
                <w:rFonts w:hint="eastAsia"/>
              </w:rPr>
              <w:t>匹配一个制表符</w:t>
            </w:r>
          </w:p>
        </w:tc>
        <w:tc>
          <w:tcPr>
            <w:tcW w:w="2697" w:type="dxa"/>
          </w:tcPr>
          <w:p w14:paraId="144FBCBC" w14:textId="77777777" w:rsidR="003B30A9" w:rsidRDefault="003B30A9" w:rsidP="00C25F5B"/>
        </w:tc>
      </w:tr>
      <w:tr w:rsidR="003B30A9" w14:paraId="72C6A5DD" w14:textId="77777777" w:rsidTr="00C25F5B">
        <w:tc>
          <w:tcPr>
            <w:tcW w:w="2826" w:type="dxa"/>
          </w:tcPr>
          <w:p w14:paraId="20026B67" w14:textId="77777777" w:rsidR="003B30A9" w:rsidRDefault="003B30A9" w:rsidP="00C25F5B">
            <w:r>
              <w:rPr>
                <w:rFonts w:hint="eastAsia"/>
              </w:rPr>
              <w:t>\</w:t>
            </w:r>
            <w:r>
              <w:t>b</w:t>
            </w:r>
          </w:p>
        </w:tc>
        <w:tc>
          <w:tcPr>
            <w:tcW w:w="2773" w:type="dxa"/>
          </w:tcPr>
          <w:p w14:paraId="17DF1CCC" w14:textId="77777777" w:rsidR="003B30A9" w:rsidRDefault="003B30A9" w:rsidP="00C25F5B">
            <w:r>
              <w:rPr>
                <w:rFonts w:hint="eastAsia"/>
              </w:rPr>
              <w:t>匹配一个单词的</w:t>
            </w:r>
            <w:del w:id="19" w:author="lucky" w:date="2019-01-18T14:47:00Z">
              <w:r w:rsidDel="00610C34">
                <w:rPr>
                  <w:rFonts w:hint="eastAsia"/>
                </w:rPr>
                <w:delText>结尾</w:delText>
              </w:r>
            </w:del>
            <w:ins w:id="20" w:author="lucky" w:date="2019-01-18T14:47:00Z">
              <w:r>
                <w:rPr>
                  <w:rFonts w:hint="eastAsia"/>
                </w:rPr>
                <w:t>边界</w:t>
              </w:r>
            </w:ins>
            <w:ins w:id="21" w:author="lucky" w:date="2019-01-18T14:48:00Z">
              <w:r>
                <w:rPr>
                  <w:rFonts w:hint="eastAsia"/>
                </w:rPr>
                <w:t>（边界部分前后）</w:t>
              </w:r>
            </w:ins>
          </w:p>
        </w:tc>
        <w:tc>
          <w:tcPr>
            <w:tcW w:w="2697" w:type="dxa"/>
          </w:tcPr>
          <w:p w14:paraId="6560716F" w14:textId="77777777" w:rsidR="003B30A9" w:rsidRPr="00AF2609" w:rsidRDefault="003B30A9" w:rsidP="00C25F5B">
            <w:pPr>
              <w:rPr>
                <w:ins w:id="22" w:author="lucky" w:date="2019-01-18T14:50:00Z"/>
                <w:highlight w:val="cyan"/>
              </w:rPr>
            </w:pPr>
            <w:commentRangeStart w:id="23"/>
            <w:ins w:id="24" w:author="lucky" w:date="2019-01-18T14:49:00Z">
              <w:r w:rsidRPr="00AF2609">
                <w:rPr>
                  <w:rFonts w:hint="eastAsia"/>
                  <w:highlight w:val="cyan"/>
                </w:rPr>
                <w:t>字符</w:t>
              </w:r>
            </w:ins>
            <w:ins w:id="25" w:author="lucky" w:date="2019-01-18T14:50:00Z">
              <w:r w:rsidRPr="00AF2609">
                <w:rPr>
                  <w:rFonts w:hint="eastAsia"/>
                  <w:highlight w:val="cyan"/>
                </w:rPr>
                <w:t>\</w:t>
              </w:r>
              <w:r w:rsidRPr="00AF2609">
                <w:rPr>
                  <w:highlight w:val="cyan"/>
                </w:rPr>
                <w:t>b</w:t>
              </w:r>
            </w:ins>
            <w:commentRangeEnd w:id="23"/>
            <w:r w:rsidR="00102AB8">
              <w:rPr>
                <w:rStyle w:val="a9"/>
              </w:rPr>
              <w:commentReference w:id="23"/>
            </w:r>
            <w:ins w:id="26" w:author="lucky" w:date="2019-01-18T14:50:00Z">
              <w:r w:rsidRPr="00AF2609">
                <w:rPr>
                  <w:rFonts w:hint="eastAsia"/>
                  <w:highlight w:val="cyan"/>
                </w:rPr>
                <w:t>表示字符后面的</w:t>
              </w:r>
            </w:ins>
            <w:r w:rsidRPr="00AF2609">
              <w:rPr>
                <w:rFonts w:hint="eastAsia"/>
                <w:highlight w:val="cyan"/>
              </w:rPr>
              <w:t>是</w:t>
            </w:r>
            <w:ins w:id="27" w:author="lucky" w:date="2019-01-18T14:50:00Z">
              <w:r w:rsidRPr="00AF2609">
                <w:rPr>
                  <w:rFonts w:hint="eastAsia"/>
                  <w:highlight w:val="cyan"/>
                </w:rPr>
                <w:t>边界</w:t>
              </w:r>
            </w:ins>
          </w:p>
          <w:p w14:paraId="3FEC996C" w14:textId="77777777" w:rsidR="003B30A9" w:rsidRDefault="003B30A9" w:rsidP="00C25F5B">
            <w:ins w:id="28" w:author="lucky" w:date="2019-01-18T14:50:00Z">
              <w:r w:rsidRPr="00AF2609">
                <w:rPr>
                  <w:rFonts w:hint="eastAsia"/>
                  <w:highlight w:val="cyan"/>
                </w:rPr>
                <w:t>\</w:t>
              </w:r>
              <w:r w:rsidRPr="00AF2609">
                <w:rPr>
                  <w:highlight w:val="cyan"/>
                </w:rPr>
                <w:t>b</w:t>
              </w:r>
              <w:r w:rsidRPr="00AF2609">
                <w:rPr>
                  <w:rFonts w:hint="eastAsia"/>
                  <w:highlight w:val="cyan"/>
                </w:rPr>
                <w:t>字符 表示字符前面的</w:t>
              </w:r>
            </w:ins>
            <w:r w:rsidRPr="00AF2609">
              <w:rPr>
                <w:rFonts w:hint="eastAsia"/>
                <w:highlight w:val="cyan"/>
              </w:rPr>
              <w:t>是</w:t>
            </w:r>
            <w:ins w:id="29" w:author="lucky" w:date="2019-01-18T14:50:00Z">
              <w:r w:rsidRPr="00AF2609">
                <w:rPr>
                  <w:rFonts w:hint="eastAsia"/>
                  <w:highlight w:val="cyan"/>
                </w:rPr>
                <w:t>边界</w:t>
              </w:r>
            </w:ins>
          </w:p>
        </w:tc>
      </w:tr>
      <w:tr w:rsidR="003B30A9" w14:paraId="5FD9535D" w14:textId="77777777" w:rsidTr="00C25F5B">
        <w:tc>
          <w:tcPr>
            <w:tcW w:w="2826" w:type="dxa"/>
          </w:tcPr>
          <w:p w14:paraId="49D60320" w14:textId="77777777" w:rsidR="003B30A9" w:rsidRPr="003A068D" w:rsidRDefault="003B30A9" w:rsidP="00C25F5B">
            <w:pPr>
              <w:rPr>
                <w:highlight w:val="cyan"/>
              </w:rPr>
            </w:pPr>
            <w:r w:rsidRPr="003A068D">
              <w:rPr>
                <w:rFonts w:hint="eastAsia"/>
                <w:highlight w:val="cyan"/>
              </w:rPr>
              <w:t>^</w:t>
            </w:r>
          </w:p>
        </w:tc>
        <w:tc>
          <w:tcPr>
            <w:tcW w:w="2773" w:type="dxa"/>
          </w:tcPr>
          <w:p w14:paraId="3242B592" w14:textId="77777777" w:rsidR="003B30A9" w:rsidRPr="003A068D" w:rsidRDefault="003B30A9" w:rsidP="00C25F5B">
            <w:pPr>
              <w:rPr>
                <w:highlight w:val="cyan"/>
              </w:rPr>
            </w:pPr>
            <w:r w:rsidRPr="003A068D">
              <w:rPr>
                <w:rFonts w:hint="eastAsia"/>
                <w:highlight w:val="cyan"/>
              </w:rPr>
              <w:t>匹配字符串的开始</w:t>
            </w:r>
          </w:p>
        </w:tc>
        <w:tc>
          <w:tcPr>
            <w:tcW w:w="2697" w:type="dxa"/>
          </w:tcPr>
          <w:p w14:paraId="443C7ECD" w14:textId="77777777" w:rsidR="003B30A9" w:rsidRPr="003A068D" w:rsidRDefault="003B30A9" w:rsidP="00C25F5B">
            <w:pPr>
              <w:rPr>
                <w:highlight w:val="cyan"/>
              </w:rPr>
            </w:pPr>
            <w:ins w:id="30" w:author="lucky" w:date="2019-01-18T15:22:00Z">
              <w:r w:rsidRPr="003A068D">
                <w:rPr>
                  <w:rFonts w:hint="eastAsia"/>
                  <w:highlight w:val="cyan"/>
                </w:rPr>
                <w:t>只从开头匹配</w:t>
              </w:r>
            </w:ins>
          </w:p>
        </w:tc>
      </w:tr>
      <w:tr w:rsidR="003B30A9" w14:paraId="4FD611A8" w14:textId="77777777" w:rsidTr="00C25F5B">
        <w:tc>
          <w:tcPr>
            <w:tcW w:w="2826" w:type="dxa"/>
          </w:tcPr>
          <w:p w14:paraId="2F600F45" w14:textId="77777777" w:rsidR="003B30A9" w:rsidRPr="003A068D" w:rsidRDefault="003B30A9" w:rsidP="00C25F5B">
            <w:pPr>
              <w:rPr>
                <w:highlight w:val="cyan"/>
              </w:rPr>
            </w:pPr>
            <w:r w:rsidRPr="003A068D">
              <w:rPr>
                <w:rFonts w:hint="eastAsia"/>
                <w:highlight w:val="cyan"/>
              </w:rPr>
              <w:t>$</w:t>
            </w:r>
          </w:p>
        </w:tc>
        <w:tc>
          <w:tcPr>
            <w:tcW w:w="2773" w:type="dxa"/>
          </w:tcPr>
          <w:p w14:paraId="1336A6E8" w14:textId="77777777" w:rsidR="003B30A9" w:rsidRPr="003A068D" w:rsidRDefault="003B30A9" w:rsidP="00C25F5B">
            <w:pPr>
              <w:rPr>
                <w:highlight w:val="cyan"/>
              </w:rPr>
            </w:pPr>
            <w:r w:rsidRPr="003A068D">
              <w:rPr>
                <w:rFonts w:hint="eastAsia"/>
                <w:highlight w:val="cyan"/>
              </w:rPr>
              <w:t>匹配字符串的结尾</w:t>
            </w:r>
          </w:p>
        </w:tc>
        <w:tc>
          <w:tcPr>
            <w:tcW w:w="2697" w:type="dxa"/>
          </w:tcPr>
          <w:p w14:paraId="32ADC7C8" w14:textId="77777777" w:rsidR="003B30A9" w:rsidRPr="003A068D" w:rsidRDefault="003B30A9" w:rsidP="00C25F5B">
            <w:pPr>
              <w:rPr>
                <w:highlight w:val="cyan"/>
              </w:rPr>
            </w:pPr>
            <w:ins w:id="31" w:author="lucky" w:date="2019-01-18T15:23:00Z">
              <w:r w:rsidRPr="003A068D">
                <w:rPr>
                  <w:rFonts w:hint="eastAsia"/>
                  <w:highlight w:val="cyan"/>
                </w:rPr>
                <w:t>只匹配结尾的</w:t>
              </w:r>
            </w:ins>
          </w:p>
        </w:tc>
      </w:tr>
      <w:tr w:rsidR="003B30A9" w14:paraId="341B9015" w14:textId="77777777" w:rsidTr="00C25F5B">
        <w:tc>
          <w:tcPr>
            <w:tcW w:w="2826" w:type="dxa"/>
          </w:tcPr>
          <w:p w14:paraId="6270373E" w14:textId="77777777" w:rsidR="003B30A9" w:rsidRDefault="003B30A9" w:rsidP="00C25F5B">
            <w:r>
              <w:rPr>
                <w:rFonts w:hint="eastAsia"/>
              </w:rPr>
              <w:t>\</w:t>
            </w:r>
            <w:r>
              <w:t>D</w:t>
            </w:r>
          </w:p>
        </w:tc>
        <w:tc>
          <w:tcPr>
            <w:tcW w:w="2773" w:type="dxa"/>
          </w:tcPr>
          <w:p w14:paraId="06041DDE" w14:textId="77777777" w:rsidR="003B30A9" w:rsidRDefault="003B30A9" w:rsidP="00C25F5B">
            <w:r>
              <w:rPr>
                <w:rFonts w:hint="eastAsia"/>
              </w:rPr>
              <w:t>匹配非数字</w:t>
            </w:r>
          </w:p>
        </w:tc>
        <w:tc>
          <w:tcPr>
            <w:tcW w:w="2697" w:type="dxa"/>
          </w:tcPr>
          <w:p w14:paraId="66FA870B" w14:textId="77777777" w:rsidR="003B30A9" w:rsidRDefault="003B30A9" w:rsidP="00C25F5B"/>
        </w:tc>
      </w:tr>
      <w:tr w:rsidR="003B30A9" w14:paraId="6567A563" w14:textId="77777777" w:rsidTr="00C25F5B">
        <w:tc>
          <w:tcPr>
            <w:tcW w:w="2826" w:type="dxa"/>
          </w:tcPr>
          <w:p w14:paraId="20733C5D" w14:textId="77777777" w:rsidR="003B30A9" w:rsidRDefault="003B30A9" w:rsidP="00C25F5B">
            <w:r>
              <w:rPr>
                <w:rFonts w:hint="eastAsia"/>
              </w:rPr>
              <w:t>\</w:t>
            </w:r>
            <w:r>
              <w:t>S</w:t>
            </w:r>
          </w:p>
        </w:tc>
        <w:tc>
          <w:tcPr>
            <w:tcW w:w="2773" w:type="dxa"/>
          </w:tcPr>
          <w:p w14:paraId="7FDF813D" w14:textId="77777777" w:rsidR="003B30A9" w:rsidRDefault="003B30A9" w:rsidP="00C25F5B">
            <w:r>
              <w:rPr>
                <w:rFonts w:hint="eastAsia"/>
              </w:rPr>
              <w:t>匹配非空白符</w:t>
            </w:r>
          </w:p>
        </w:tc>
        <w:tc>
          <w:tcPr>
            <w:tcW w:w="2697" w:type="dxa"/>
          </w:tcPr>
          <w:p w14:paraId="3C6E0FF9" w14:textId="77777777" w:rsidR="003B30A9" w:rsidRDefault="003B30A9" w:rsidP="00C25F5B"/>
        </w:tc>
      </w:tr>
      <w:tr w:rsidR="003B30A9" w14:paraId="55902998" w14:textId="77777777" w:rsidTr="00C25F5B">
        <w:tc>
          <w:tcPr>
            <w:tcW w:w="2826" w:type="dxa"/>
          </w:tcPr>
          <w:p w14:paraId="5440B050" w14:textId="77777777" w:rsidR="003B30A9" w:rsidRDefault="003B30A9" w:rsidP="00C25F5B">
            <w:r>
              <w:rPr>
                <w:rFonts w:hint="eastAsia"/>
              </w:rPr>
              <w:t>a</w:t>
            </w:r>
            <w:r>
              <w:t>|b</w:t>
            </w:r>
          </w:p>
        </w:tc>
        <w:tc>
          <w:tcPr>
            <w:tcW w:w="2773" w:type="dxa"/>
          </w:tcPr>
          <w:p w14:paraId="50B8D5BD" w14:textId="77777777" w:rsidR="003B30A9" w:rsidRDefault="003B30A9" w:rsidP="00C25F5B">
            <w:r>
              <w:rPr>
                <w:rFonts w:hint="eastAsia"/>
              </w:rPr>
              <w:t>匹配字符a或字符b</w:t>
            </w:r>
          </w:p>
        </w:tc>
        <w:tc>
          <w:tcPr>
            <w:tcW w:w="2697" w:type="dxa"/>
          </w:tcPr>
          <w:p w14:paraId="5DEC83FB" w14:textId="77777777" w:rsidR="003B30A9" w:rsidRDefault="003B30A9" w:rsidP="00C25F5B">
            <w:ins w:id="32" w:author="lucky" w:date="2019-01-18T15:13:00Z">
              <w:r w:rsidRPr="00AF2609">
                <w:rPr>
                  <w:rFonts w:hint="eastAsia"/>
                  <w:highlight w:val="green"/>
                </w:rPr>
                <w:t>注意如果a</w:t>
              </w:r>
            </w:ins>
            <w:ins w:id="33" w:author="lucky" w:date="2019-01-18T15:14:00Z">
              <w:r w:rsidRPr="00AF2609">
                <w:rPr>
                  <w:rFonts w:hint="eastAsia"/>
                  <w:highlight w:val="green"/>
                </w:rPr>
                <w:t>和b有重合的地方，把长的一个写下前面（原理是一旦前面的满足就不会匹配后面的）</w:t>
              </w:r>
            </w:ins>
            <w:ins w:id="34" w:author="lucky" w:date="2019-01-18T15:15:00Z">
              <w:r w:rsidRPr="00AF2609">
                <w:rPr>
                  <w:rFonts w:hint="eastAsia"/>
                  <w:highlight w:val="green"/>
                </w:rPr>
                <w:t>比如abc</w:t>
              </w:r>
              <w:r w:rsidRPr="00AF2609">
                <w:rPr>
                  <w:highlight w:val="green"/>
                </w:rPr>
                <w:t>|ab</w:t>
              </w:r>
            </w:ins>
          </w:p>
        </w:tc>
      </w:tr>
      <w:tr w:rsidR="003B30A9" w14:paraId="4B89C363" w14:textId="77777777" w:rsidTr="00C25F5B">
        <w:tc>
          <w:tcPr>
            <w:tcW w:w="2826" w:type="dxa"/>
          </w:tcPr>
          <w:p w14:paraId="16989E43" w14:textId="77777777" w:rsidR="003B30A9" w:rsidRDefault="003B30A9" w:rsidP="00C25F5B">
            <w:r>
              <w:rPr>
                <w:rFonts w:hint="eastAsia"/>
              </w:rPr>
              <w:t>(</w:t>
            </w:r>
            <w:r>
              <w:t>)</w:t>
            </w:r>
          </w:p>
        </w:tc>
        <w:tc>
          <w:tcPr>
            <w:tcW w:w="2773" w:type="dxa"/>
          </w:tcPr>
          <w:p w14:paraId="77FC3559" w14:textId="77777777" w:rsidR="003B30A9" w:rsidRDefault="003B30A9" w:rsidP="00C25F5B">
            <w:r>
              <w:rPr>
                <w:rFonts w:hint="eastAsia"/>
              </w:rPr>
              <w:t>匹配括号内的表达式，也表示一个组</w:t>
            </w:r>
          </w:p>
        </w:tc>
        <w:tc>
          <w:tcPr>
            <w:tcW w:w="2697" w:type="dxa"/>
          </w:tcPr>
          <w:p w14:paraId="21977C56" w14:textId="77777777" w:rsidR="003B30A9" w:rsidRDefault="003B30A9" w:rsidP="00C25F5B"/>
        </w:tc>
      </w:tr>
      <w:tr w:rsidR="003B30A9" w14:paraId="691BDBAB" w14:textId="77777777" w:rsidTr="00C25F5B">
        <w:tc>
          <w:tcPr>
            <w:tcW w:w="2826" w:type="dxa"/>
          </w:tcPr>
          <w:p w14:paraId="7F198620" w14:textId="77777777" w:rsidR="003B30A9" w:rsidRDefault="003B30A9" w:rsidP="00C25F5B">
            <w:r>
              <w:rPr>
                <w:rFonts w:hint="eastAsia"/>
              </w:rPr>
              <w:t>[</w:t>
            </w:r>
            <w:r>
              <w:t>..]</w:t>
            </w:r>
          </w:p>
        </w:tc>
        <w:tc>
          <w:tcPr>
            <w:tcW w:w="2773" w:type="dxa"/>
          </w:tcPr>
          <w:p w14:paraId="113B7FAD" w14:textId="77777777" w:rsidR="003B30A9" w:rsidRDefault="003B30A9" w:rsidP="00C25F5B">
            <w:r>
              <w:rPr>
                <w:rFonts w:hint="eastAsia"/>
              </w:rPr>
              <w:t>匹配字符组中的字符</w:t>
            </w:r>
          </w:p>
        </w:tc>
        <w:tc>
          <w:tcPr>
            <w:tcW w:w="2697" w:type="dxa"/>
          </w:tcPr>
          <w:p w14:paraId="329DC1AD" w14:textId="77777777" w:rsidR="003B30A9" w:rsidRDefault="003B30A9" w:rsidP="00C25F5B"/>
        </w:tc>
      </w:tr>
      <w:tr w:rsidR="003B30A9" w14:paraId="3180BCA5" w14:textId="77777777" w:rsidTr="00C25F5B">
        <w:tc>
          <w:tcPr>
            <w:tcW w:w="2826" w:type="dxa"/>
          </w:tcPr>
          <w:p w14:paraId="6CC71672" w14:textId="77777777" w:rsidR="003B30A9" w:rsidRDefault="003B30A9" w:rsidP="00C25F5B">
            <w:r>
              <w:rPr>
                <w:rFonts w:hint="eastAsia"/>
              </w:rPr>
              <w:t>[</w:t>
            </w:r>
            <w:r>
              <w:t>^..]</w:t>
            </w:r>
          </w:p>
        </w:tc>
        <w:tc>
          <w:tcPr>
            <w:tcW w:w="2773" w:type="dxa"/>
          </w:tcPr>
          <w:p w14:paraId="2CB4FFC3" w14:textId="77777777" w:rsidR="003B30A9" w:rsidRDefault="003B30A9" w:rsidP="00C25F5B">
            <w:r>
              <w:rPr>
                <w:rFonts w:hint="eastAsia"/>
              </w:rPr>
              <w:t>匹配除了</w:t>
            </w:r>
            <w:r w:rsidRPr="005E4844">
              <w:rPr>
                <w:rFonts w:hint="eastAsia"/>
                <w:highlight w:val="yellow"/>
                <w:rPrChange w:id="35" w:author="lucky" w:date="2019-01-18T15:17:00Z">
                  <w:rPr>
                    <w:rFonts w:hint="eastAsia"/>
                  </w:rPr>
                </w:rPrChange>
              </w:rPr>
              <w:t>字符组中字符的所有字符</w:t>
            </w:r>
          </w:p>
        </w:tc>
        <w:tc>
          <w:tcPr>
            <w:tcW w:w="2697" w:type="dxa"/>
          </w:tcPr>
          <w:p w14:paraId="36C4A87E" w14:textId="77777777" w:rsidR="003B30A9" w:rsidRDefault="003B30A9" w:rsidP="00C25F5B"/>
        </w:tc>
      </w:tr>
      <w:tr w:rsidR="003B30A9" w14:paraId="6AD9EF8E" w14:textId="77777777" w:rsidTr="00C25F5B">
        <w:tc>
          <w:tcPr>
            <w:tcW w:w="2826" w:type="dxa"/>
          </w:tcPr>
          <w:p w14:paraId="32D1DBBC" w14:textId="77777777" w:rsidR="003B30A9" w:rsidRDefault="003B30A9" w:rsidP="00C25F5B">
            <w:r>
              <w:rPr>
                <w:rFonts w:hint="eastAsia"/>
              </w:rPr>
              <w:t>\</w:t>
            </w:r>
            <w:r>
              <w:t>W</w:t>
            </w:r>
          </w:p>
        </w:tc>
        <w:tc>
          <w:tcPr>
            <w:tcW w:w="2773" w:type="dxa"/>
          </w:tcPr>
          <w:p w14:paraId="37E79450" w14:textId="77777777" w:rsidR="003B30A9" w:rsidRDefault="003B30A9" w:rsidP="00C25F5B">
            <w:r>
              <w:rPr>
                <w:rFonts w:hint="eastAsia"/>
              </w:rPr>
              <w:t>匹配非字母或数字或下划线</w:t>
            </w:r>
          </w:p>
        </w:tc>
        <w:tc>
          <w:tcPr>
            <w:tcW w:w="2697" w:type="dxa"/>
          </w:tcPr>
          <w:p w14:paraId="4A3192CF" w14:textId="77777777" w:rsidR="003B30A9" w:rsidRDefault="003B30A9" w:rsidP="00C25F5B"/>
        </w:tc>
      </w:tr>
      <w:tr w:rsidR="003B30A9" w14:paraId="4E2E30DB" w14:textId="77777777" w:rsidTr="00C25F5B">
        <w:tc>
          <w:tcPr>
            <w:tcW w:w="2826" w:type="dxa"/>
          </w:tcPr>
          <w:p w14:paraId="45C80B0E" w14:textId="77777777" w:rsidR="003B30A9" w:rsidRDefault="003B30A9" w:rsidP="00C25F5B"/>
        </w:tc>
        <w:tc>
          <w:tcPr>
            <w:tcW w:w="2773" w:type="dxa"/>
          </w:tcPr>
          <w:p w14:paraId="265CE44A" w14:textId="77777777" w:rsidR="003B30A9" w:rsidRDefault="003B30A9" w:rsidP="00C25F5B"/>
        </w:tc>
        <w:tc>
          <w:tcPr>
            <w:tcW w:w="2697" w:type="dxa"/>
          </w:tcPr>
          <w:p w14:paraId="54AEBA4E" w14:textId="77777777" w:rsidR="003B30A9" w:rsidRDefault="003B30A9" w:rsidP="00C25F5B"/>
        </w:tc>
      </w:tr>
      <w:tr w:rsidR="003B30A9" w14:paraId="7AD79C47" w14:textId="77777777" w:rsidTr="00C25F5B">
        <w:tc>
          <w:tcPr>
            <w:tcW w:w="2826" w:type="dxa"/>
          </w:tcPr>
          <w:p w14:paraId="5D151853" w14:textId="77777777" w:rsidR="003B30A9" w:rsidRDefault="003B30A9" w:rsidP="00C25F5B"/>
        </w:tc>
        <w:tc>
          <w:tcPr>
            <w:tcW w:w="2773" w:type="dxa"/>
          </w:tcPr>
          <w:p w14:paraId="0D530F08" w14:textId="77777777" w:rsidR="003B30A9" w:rsidRDefault="003B30A9" w:rsidP="00C25F5B"/>
        </w:tc>
        <w:tc>
          <w:tcPr>
            <w:tcW w:w="2697" w:type="dxa"/>
          </w:tcPr>
          <w:p w14:paraId="46746871" w14:textId="77777777" w:rsidR="003B30A9" w:rsidRDefault="003B30A9" w:rsidP="00C25F5B"/>
        </w:tc>
      </w:tr>
    </w:tbl>
    <w:p w14:paraId="3C9338D8" w14:textId="77777777" w:rsidR="003B30A9" w:rsidRDefault="003B30A9" w:rsidP="003B30A9">
      <w:pPr>
        <w:rPr>
          <w:ins w:id="36" w:author="lucky" w:date="2019-01-18T14:45:00Z"/>
        </w:rPr>
      </w:pPr>
      <w:ins w:id="37" w:author="lucky" w:date="2019-01-18T14:45:00Z">
        <w:r>
          <w:t xml:space="preserve">\n </w:t>
        </w:r>
        <w:r>
          <w:rPr>
            <w:rFonts w:hint="eastAsia"/>
          </w:rPr>
          <w:t>匹配回车</w:t>
        </w:r>
      </w:ins>
    </w:p>
    <w:p w14:paraId="76F8836B" w14:textId="77777777" w:rsidR="003B30A9" w:rsidRDefault="003B30A9" w:rsidP="003B30A9">
      <w:pPr>
        <w:rPr>
          <w:ins w:id="38" w:author="lucky" w:date="2019-01-18T14:46:00Z"/>
        </w:rPr>
      </w:pPr>
      <w:ins w:id="39" w:author="lucky" w:date="2019-01-18T14:45:00Z">
        <w:r>
          <w:t xml:space="preserve">\t </w:t>
        </w:r>
        <w:r>
          <w:rPr>
            <w:rFonts w:hint="eastAsia"/>
          </w:rPr>
          <w:t>匹配制表符</w:t>
        </w:r>
      </w:ins>
    </w:p>
    <w:p w14:paraId="36D68E9E" w14:textId="77777777" w:rsidR="003B30A9" w:rsidRDefault="003B30A9" w:rsidP="003B30A9">
      <w:pPr>
        <w:rPr>
          <w:ins w:id="40" w:author="lucky" w:date="2019-01-18T14:54:00Z"/>
        </w:rPr>
      </w:pPr>
      <w:ins w:id="41" w:author="lucky" w:date="2019-01-18T14:46:00Z">
        <w:r>
          <w:rPr>
            <w:rFonts w:hint="eastAsia"/>
          </w:rPr>
          <w:t>【\</w:t>
        </w:r>
        <w:r>
          <w:t>d\</w:t>
        </w:r>
        <w:r>
          <w:rPr>
            <w:rFonts w:hint="eastAsia"/>
          </w:rPr>
          <w:t>D】一对大小写匹配所有的</w:t>
        </w:r>
      </w:ins>
      <w:ins w:id="42" w:author="lucky" w:date="2019-01-18T14:47:00Z">
        <w:r>
          <w:rPr>
            <w:rFonts w:hint="eastAsia"/>
          </w:rPr>
          <w:t>字符串</w:t>
        </w:r>
      </w:ins>
    </w:p>
    <w:p w14:paraId="602A08DB" w14:textId="77777777" w:rsidR="003B30A9" w:rsidRDefault="003B30A9" w:rsidP="003B30A9">
      <w:pPr>
        <w:rPr>
          <w:ins w:id="43" w:author="lucky" w:date="2019-01-18T14:54:00Z"/>
        </w:rPr>
      </w:pPr>
      <w:ins w:id="44" w:author="lucky" w:date="2019-01-18T14:54:00Z">
        <w:r>
          <w:rPr>
            <w:rFonts w:hint="eastAsia"/>
          </w:rPr>
          <w:t>^</w:t>
        </w:r>
        <w:r>
          <w:t>hello$</w:t>
        </w:r>
        <w:r>
          <w:rPr>
            <w:rFonts w:hint="eastAsia"/>
          </w:rPr>
          <w:t>和</w:t>
        </w:r>
        <w:proofErr w:type="gramStart"/>
        <w:r>
          <w:rPr>
            <w:rFonts w:hint="eastAsia"/>
          </w:rPr>
          <w:t>hello</w:t>
        </w:r>
        <w:r>
          <w:t xml:space="preserve"> hello </w:t>
        </w:r>
        <w:proofErr w:type="gramEnd"/>
        <w:r>
          <w:t>hello</w:t>
        </w:r>
        <w:r>
          <w:rPr>
            <w:rFonts w:hint="eastAsia"/>
          </w:rPr>
          <w:t>的匹配结果</w:t>
        </w:r>
      </w:ins>
      <w:ins w:id="45" w:author="lucky" w:date="2019-01-18T14:56:00Z">
        <w:r>
          <w:rPr>
            <w:rFonts w:hint="eastAsia"/>
          </w:rPr>
          <w:t>（</w:t>
        </w:r>
      </w:ins>
      <w:ins w:id="46" w:author="lucky" w:date="2019-01-18T14:57:00Z">
        <w:r>
          <w:rPr>
            <w:rFonts w:hint="eastAsia"/>
          </w:rPr>
          <w:t>这样写的话，不仅要求内容一样还要求长度一样</w:t>
        </w:r>
      </w:ins>
      <w:ins w:id="47" w:author="lucky" w:date="2019-01-18T14:56:00Z">
        <w:r>
          <w:rPr>
            <w:rFonts w:hint="eastAsia"/>
          </w:rPr>
          <w:t>）</w:t>
        </w:r>
      </w:ins>
    </w:p>
    <w:p w14:paraId="47A2A202" w14:textId="77777777" w:rsidR="003B30A9" w:rsidRDefault="003B30A9" w:rsidP="003B30A9">
      <w:pPr>
        <w:rPr>
          <w:ins w:id="48" w:author="lucky" w:date="2019-01-18T15:11:00Z"/>
        </w:rPr>
      </w:pPr>
      <w:ins w:id="49" w:author="lucky" w:date="2019-01-18T14:56:00Z">
        <w:r>
          <w:rPr>
            <w:noProof/>
          </w:rPr>
          <w:lastRenderedPageBreak/>
          <w:drawing>
            <wp:inline distT="0" distB="0" distL="0" distR="0" wp14:anchorId="41A0BBED" wp14:editId="4E564931">
              <wp:extent cx="4028571" cy="3400000"/>
              <wp:effectExtent l="0" t="0" r="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28571" cy="3400000"/>
                      </a:xfrm>
                      <a:prstGeom prst="rect">
                        <a:avLst/>
                      </a:prstGeom>
                    </pic:spPr>
                  </pic:pic>
                </a:graphicData>
              </a:graphic>
            </wp:inline>
          </w:drawing>
        </w:r>
      </w:ins>
    </w:p>
    <w:p w14:paraId="452E0882" w14:textId="77777777" w:rsidR="003B30A9" w:rsidRPr="00395F48" w:rsidRDefault="003B30A9" w:rsidP="003B30A9">
      <w:ins w:id="50" w:author="lucky" w:date="2019-01-18T15:11:00Z">
        <w:r>
          <w:rPr>
            <w:rFonts w:hint="eastAsia"/>
          </w:rPr>
          <w:t>规则</w:t>
        </w:r>
      </w:ins>
      <w:ins w:id="51" w:author="lucky" w:date="2019-01-18T15:12:00Z">
        <w:r>
          <w:rPr>
            <w:rFonts w:hint="eastAsia"/>
          </w:rPr>
          <w:t>：从头开始去匹配一个字符串，能匹配到多个符合规则的就是多条结果，带着^号的</w:t>
        </w:r>
      </w:ins>
      <w:ins w:id="52" w:author="lucky" w:date="2019-01-18T15:13:00Z">
        <w:r>
          <w:rPr>
            <w:rFonts w:hint="eastAsia"/>
          </w:rPr>
          <w:t>只匹配到一个结果</w:t>
        </w:r>
      </w:ins>
    </w:p>
    <w:p w14:paraId="12093EA4" w14:textId="77777777" w:rsidR="003B30A9" w:rsidRDefault="003B30A9" w:rsidP="003B30A9">
      <w:pPr>
        <w:pStyle w:val="3"/>
      </w:pPr>
      <w:r>
        <w:rPr>
          <w:rFonts w:hint="eastAsia"/>
        </w:rPr>
        <w:t>量词</w:t>
      </w:r>
    </w:p>
    <w:p w14:paraId="07B4E423" w14:textId="77777777" w:rsidR="003B30A9" w:rsidRPr="00CD284D" w:rsidRDefault="003B30A9" w:rsidP="003B30A9">
      <w:pPr>
        <w:pStyle w:val="3"/>
      </w:pPr>
      <w:r>
        <w:rPr>
          <w:rFonts w:hint="eastAsia"/>
        </w:rPr>
        <w:t>特殊的用法和现象</w:t>
      </w:r>
    </w:p>
    <w:p w14:paraId="64E75426" w14:textId="77777777" w:rsidR="003B30A9" w:rsidRDefault="003B30A9" w:rsidP="003B30A9"/>
    <w:p w14:paraId="5A433662" w14:textId="3730C44B" w:rsidR="002970F2" w:rsidRDefault="006627ED" w:rsidP="006627ED">
      <w:pPr>
        <w:pStyle w:val="2"/>
      </w:pPr>
      <w:r>
        <w:rPr>
          <w:rFonts w:hint="eastAsia"/>
        </w:rPr>
        <w:t>day</w:t>
      </w:r>
      <w:r>
        <w:t>25-06(</w:t>
      </w:r>
      <w:r>
        <w:rPr>
          <w:rFonts w:hint="eastAsia"/>
        </w:rPr>
        <w:t>量词</w:t>
      </w:r>
      <w:r>
        <w:t>)</w:t>
      </w:r>
    </w:p>
    <w:p w14:paraId="4A766A6E" w14:textId="77777777" w:rsidR="0064714A" w:rsidRPr="0064714A" w:rsidRDefault="0064714A" w:rsidP="0064714A"/>
    <w:p w14:paraId="5A983754" w14:textId="051B5496" w:rsidR="00E87CBB" w:rsidRPr="00E87CBB" w:rsidRDefault="00E87CBB" w:rsidP="00E87CBB">
      <w:r>
        <w:rPr>
          <w:rFonts w:hint="eastAsia"/>
        </w:rPr>
        <w:t>量词:约束前面的一个表达式</w:t>
      </w:r>
    </w:p>
    <w:tbl>
      <w:tblPr>
        <w:tblStyle w:val="a3"/>
        <w:tblW w:w="0" w:type="auto"/>
        <w:tblLook w:val="04A0" w:firstRow="1" w:lastRow="0" w:firstColumn="1" w:lastColumn="0" w:noHBand="0" w:noVBand="1"/>
      </w:tblPr>
      <w:tblGrid>
        <w:gridCol w:w="4148"/>
        <w:gridCol w:w="4148"/>
      </w:tblGrid>
      <w:tr w:rsidR="006627ED" w14:paraId="060AD80F" w14:textId="77777777" w:rsidTr="006627ED">
        <w:tc>
          <w:tcPr>
            <w:tcW w:w="4148" w:type="dxa"/>
          </w:tcPr>
          <w:p w14:paraId="0B5CA5EB" w14:textId="462B57CE" w:rsidR="006627ED" w:rsidRDefault="006627ED" w:rsidP="006627ED">
            <w:r>
              <w:rPr>
                <w:rFonts w:hint="eastAsia"/>
              </w:rPr>
              <w:t>量词</w:t>
            </w:r>
          </w:p>
        </w:tc>
        <w:tc>
          <w:tcPr>
            <w:tcW w:w="4148" w:type="dxa"/>
          </w:tcPr>
          <w:p w14:paraId="7C55E3A3" w14:textId="6C9E4C5A" w:rsidR="006627ED" w:rsidRDefault="006627ED" w:rsidP="006627ED">
            <w:r>
              <w:rPr>
                <w:rFonts w:hint="eastAsia"/>
              </w:rPr>
              <w:t>用法说明</w:t>
            </w:r>
          </w:p>
        </w:tc>
      </w:tr>
      <w:tr w:rsidR="006627ED" w14:paraId="7B656C03" w14:textId="77777777" w:rsidTr="006627ED">
        <w:tc>
          <w:tcPr>
            <w:tcW w:w="4148" w:type="dxa"/>
          </w:tcPr>
          <w:p w14:paraId="690F6408" w14:textId="0FE3F8C2" w:rsidR="006627ED" w:rsidRDefault="006627ED" w:rsidP="006627ED">
            <w:r>
              <w:rPr>
                <w:rFonts w:hint="eastAsia"/>
              </w:rPr>
              <w:t>*</w:t>
            </w:r>
          </w:p>
        </w:tc>
        <w:tc>
          <w:tcPr>
            <w:tcW w:w="4148" w:type="dxa"/>
          </w:tcPr>
          <w:p w14:paraId="0E7D63AC" w14:textId="1A2BAE4B" w:rsidR="006627ED" w:rsidRDefault="006627ED" w:rsidP="006627ED">
            <w:r>
              <w:rPr>
                <w:rFonts w:hint="eastAsia"/>
              </w:rPr>
              <w:t>重复零次或更多次</w:t>
            </w:r>
          </w:p>
        </w:tc>
      </w:tr>
      <w:tr w:rsidR="006627ED" w14:paraId="487DF319" w14:textId="77777777" w:rsidTr="006627ED">
        <w:tc>
          <w:tcPr>
            <w:tcW w:w="4148" w:type="dxa"/>
          </w:tcPr>
          <w:p w14:paraId="7CEDA792" w14:textId="18CA3CC1" w:rsidR="006627ED" w:rsidRDefault="006627ED" w:rsidP="006627ED">
            <w:r>
              <w:rPr>
                <w:rFonts w:hint="eastAsia"/>
              </w:rPr>
              <w:t>+</w:t>
            </w:r>
          </w:p>
        </w:tc>
        <w:tc>
          <w:tcPr>
            <w:tcW w:w="4148" w:type="dxa"/>
          </w:tcPr>
          <w:p w14:paraId="44428F3D" w14:textId="30D2CE34" w:rsidR="006627ED" w:rsidRDefault="006627ED" w:rsidP="006627ED">
            <w:r>
              <w:rPr>
                <w:rFonts w:hint="eastAsia"/>
              </w:rPr>
              <w:t>重复一次或更多次</w:t>
            </w:r>
          </w:p>
        </w:tc>
      </w:tr>
      <w:tr w:rsidR="006627ED" w14:paraId="2443B648" w14:textId="77777777" w:rsidTr="006627ED">
        <w:tc>
          <w:tcPr>
            <w:tcW w:w="4148" w:type="dxa"/>
          </w:tcPr>
          <w:p w14:paraId="22E3DB0E" w14:textId="7A09E916" w:rsidR="006627ED" w:rsidRDefault="006627ED" w:rsidP="006627ED">
            <w:r>
              <w:rPr>
                <w:rFonts w:hint="eastAsia"/>
              </w:rPr>
              <w:t>？</w:t>
            </w:r>
          </w:p>
        </w:tc>
        <w:tc>
          <w:tcPr>
            <w:tcW w:w="4148" w:type="dxa"/>
          </w:tcPr>
          <w:p w14:paraId="1A575AD1" w14:textId="48BB5A60" w:rsidR="006627ED" w:rsidRDefault="006627ED" w:rsidP="006627ED">
            <w:r>
              <w:rPr>
                <w:rFonts w:hint="eastAsia"/>
              </w:rPr>
              <w:t>重复零次或一次</w:t>
            </w:r>
            <w:r w:rsidR="00E87CBB">
              <w:rPr>
                <w:rFonts w:hint="eastAsia"/>
              </w:rPr>
              <w:t>(匹配上0次也算死匹配上了</w:t>
            </w:r>
            <w:r w:rsidR="00E87CBB">
              <w:t>)</w:t>
            </w:r>
          </w:p>
        </w:tc>
      </w:tr>
      <w:tr w:rsidR="006627ED" w14:paraId="3F349592" w14:textId="77777777" w:rsidTr="006627ED">
        <w:tc>
          <w:tcPr>
            <w:tcW w:w="4148" w:type="dxa"/>
          </w:tcPr>
          <w:p w14:paraId="54B49E07" w14:textId="685E8C85" w:rsidR="006627ED" w:rsidRDefault="006627ED" w:rsidP="006627ED">
            <w:r>
              <w:rPr>
                <w:rFonts w:hint="eastAsia"/>
              </w:rPr>
              <w:t>{n}</w:t>
            </w:r>
          </w:p>
        </w:tc>
        <w:tc>
          <w:tcPr>
            <w:tcW w:w="4148" w:type="dxa"/>
          </w:tcPr>
          <w:p w14:paraId="301F6363" w14:textId="57DBC034" w:rsidR="006627ED" w:rsidRDefault="006627ED" w:rsidP="006627ED">
            <w:r>
              <w:rPr>
                <w:rFonts w:hint="eastAsia"/>
              </w:rPr>
              <w:t>重复n次</w:t>
            </w:r>
          </w:p>
        </w:tc>
      </w:tr>
      <w:tr w:rsidR="006627ED" w14:paraId="61BF5EFC" w14:textId="77777777" w:rsidTr="006627ED">
        <w:tc>
          <w:tcPr>
            <w:tcW w:w="4148" w:type="dxa"/>
          </w:tcPr>
          <w:p w14:paraId="5F5ADC40" w14:textId="4167A947" w:rsidR="006627ED" w:rsidRDefault="006627ED" w:rsidP="006627ED">
            <w:r>
              <w:rPr>
                <w:rFonts w:hint="eastAsia"/>
              </w:rPr>
              <w:t>{</w:t>
            </w:r>
            <w:r>
              <w:t>n</w:t>
            </w:r>
            <w:r w:rsidR="00E87CBB">
              <w:rPr>
                <w:rFonts w:hint="eastAsia"/>
              </w:rPr>
              <w:t>,</w:t>
            </w:r>
            <w:r>
              <w:t>}</w:t>
            </w:r>
          </w:p>
        </w:tc>
        <w:tc>
          <w:tcPr>
            <w:tcW w:w="4148" w:type="dxa"/>
          </w:tcPr>
          <w:p w14:paraId="3BC077C4" w14:textId="6E2DE0B7" w:rsidR="006627ED" w:rsidRDefault="006627ED" w:rsidP="006627ED">
            <w:r>
              <w:rPr>
                <w:rFonts w:hint="eastAsia"/>
              </w:rPr>
              <w:t>重复n次或更多次</w:t>
            </w:r>
          </w:p>
        </w:tc>
      </w:tr>
      <w:tr w:rsidR="006627ED" w14:paraId="5BE00ED6" w14:textId="77777777" w:rsidTr="006627ED">
        <w:tc>
          <w:tcPr>
            <w:tcW w:w="4148" w:type="dxa"/>
          </w:tcPr>
          <w:p w14:paraId="05ABE003" w14:textId="5946BEE4" w:rsidR="006627ED" w:rsidRDefault="006627ED" w:rsidP="006627ED">
            <w:r>
              <w:rPr>
                <w:rFonts w:hint="eastAsia"/>
              </w:rPr>
              <w:t>{</w:t>
            </w:r>
            <w:proofErr w:type="gramStart"/>
            <w:r>
              <w:t>n,m</w:t>
            </w:r>
            <w:proofErr w:type="gramEnd"/>
            <w:r>
              <w:t>}</w:t>
            </w:r>
          </w:p>
        </w:tc>
        <w:tc>
          <w:tcPr>
            <w:tcW w:w="4148" w:type="dxa"/>
          </w:tcPr>
          <w:p w14:paraId="2DBD8D3C" w14:textId="7E54B765" w:rsidR="006627ED" w:rsidRDefault="006627ED" w:rsidP="006627ED">
            <w:r>
              <w:rPr>
                <w:rFonts w:hint="eastAsia"/>
              </w:rPr>
              <w:t>重复n到m次</w:t>
            </w:r>
            <w:r w:rsidR="00567CB3">
              <w:rPr>
                <w:rFonts w:hint="eastAsia"/>
              </w:rPr>
              <w:t>(</w:t>
            </w:r>
            <w:r w:rsidR="00567CB3" w:rsidRPr="00567CB3">
              <w:rPr>
                <w:rFonts w:hint="eastAsia"/>
                <w:highlight w:val="yellow"/>
              </w:rPr>
              <w:t>能尽量匹配m次就匹配m次</w:t>
            </w:r>
            <w:r w:rsidR="00567CB3">
              <w:t>)</w:t>
            </w:r>
          </w:p>
        </w:tc>
      </w:tr>
      <w:tr w:rsidR="00E87CBB" w14:paraId="70A5B8DD" w14:textId="77777777" w:rsidTr="006627ED">
        <w:tc>
          <w:tcPr>
            <w:tcW w:w="4148" w:type="dxa"/>
          </w:tcPr>
          <w:p w14:paraId="7A55CDA6" w14:textId="77777777" w:rsidR="00E87CBB" w:rsidRDefault="00E87CBB" w:rsidP="006627ED"/>
        </w:tc>
        <w:tc>
          <w:tcPr>
            <w:tcW w:w="4148" w:type="dxa"/>
          </w:tcPr>
          <w:p w14:paraId="48BF5ED4" w14:textId="77777777" w:rsidR="00E87CBB" w:rsidRDefault="00E87CBB" w:rsidP="006627ED"/>
        </w:tc>
      </w:tr>
    </w:tbl>
    <w:p w14:paraId="464AE44D" w14:textId="6DE42E37" w:rsidR="006627ED" w:rsidRDefault="00E87CBB" w:rsidP="006627ED">
      <w:r>
        <w:rPr>
          <w:noProof/>
        </w:rPr>
        <w:lastRenderedPageBreak/>
        <w:drawing>
          <wp:inline distT="0" distB="0" distL="0" distR="0" wp14:anchorId="1E6D6A61" wp14:editId="6696CCCC">
            <wp:extent cx="3780952" cy="2971429"/>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0952" cy="2971429"/>
                    </a:xfrm>
                    <a:prstGeom prst="rect">
                      <a:avLst/>
                    </a:prstGeom>
                  </pic:spPr>
                </pic:pic>
              </a:graphicData>
            </a:graphic>
          </wp:inline>
        </w:drawing>
      </w:r>
    </w:p>
    <w:p w14:paraId="65CDDA8E" w14:textId="65ABBA90" w:rsidR="00643296" w:rsidRPr="006627ED" w:rsidRDefault="00643296" w:rsidP="00643296">
      <w:pPr>
        <w:pStyle w:val="3"/>
      </w:pPr>
      <w:r>
        <w:rPr>
          <w:rFonts w:hint="eastAsia"/>
        </w:rPr>
        <w:t>练习</w:t>
      </w:r>
    </w:p>
    <w:tbl>
      <w:tblPr>
        <w:tblStyle w:val="a3"/>
        <w:tblW w:w="0" w:type="auto"/>
        <w:tblLook w:val="04A0" w:firstRow="1" w:lastRow="0" w:firstColumn="1" w:lastColumn="0" w:noHBand="0" w:noVBand="1"/>
      </w:tblPr>
      <w:tblGrid>
        <w:gridCol w:w="2074"/>
        <w:gridCol w:w="2074"/>
        <w:gridCol w:w="2074"/>
        <w:gridCol w:w="2074"/>
      </w:tblGrid>
      <w:tr w:rsidR="006627ED" w14:paraId="527526D1" w14:textId="77777777" w:rsidTr="006627ED">
        <w:tc>
          <w:tcPr>
            <w:tcW w:w="2074" w:type="dxa"/>
          </w:tcPr>
          <w:p w14:paraId="4A375DFB" w14:textId="52F3361F" w:rsidR="006627ED" w:rsidRDefault="006627ED" w:rsidP="006627ED">
            <w:r>
              <w:rPr>
                <w:rFonts w:hint="eastAsia"/>
              </w:rPr>
              <w:t>正则</w:t>
            </w:r>
          </w:p>
        </w:tc>
        <w:tc>
          <w:tcPr>
            <w:tcW w:w="2074" w:type="dxa"/>
          </w:tcPr>
          <w:p w14:paraId="491D3263" w14:textId="7962147A" w:rsidR="006627ED" w:rsidRDefault="006627ED" w:rsidP="006627ED">
            <w:r>
              <w:rPr>
                <w:rFonts w:hint="eastAsia"/>
              </w:rPr>
              <w:t>待匹配字符</w:t>
            </w:r>
          </w:p>
        </w:tc>
        <w:tc>
          <w:tcPr>
            <w:tcW w:w="2074" w:type="dxa"/>
          </w:tcPr>
          <w:p w14:paraId="0022CF65" w14:textId="3AB853AF" w:rsidR="006627ED" w:rsidRDefault="006627ED" w:rsidP="006627ED">
            <w:r>
              <w:rPr>
                <w:rFonts w:hint="eastAsia"/>
              </w:rPr>
              <w:t>匹配结果</w:t>
            </w:r>
          </w:p>
        </w:tc>
        <w:tc>
          <w:tcPr>
            <w:tcW w:w="2074" w:type="dxa"/>
          </w:tcPr>
          <w:p w14:paraId="527AF77C" w14:textId="5A74BA8E" w:rsidR="006627ED" w:rsidRDefault="006627ED" w:rsidP="006627ED">
            <w:r>
              <w:rPr>
                <w:rFonts w:hint="eastAsia"/>
              </w:rPr>
              <w:t>说明</w:t>
            </w:r>
          </w:p>
        </w:tc>
      </w:tr>
      <w:tr w:rsidR="006627ED" w14:paraId="3A213FD7" w14:textId="77777777" w:rsidTr="006627ED">
        <w:tc>
          <w:tcPr>
            <w:tcW w:w="2074" w:type="dxa"/>
          </w:tcPr>
          <w:p w14:paraId="735EEED3" w14:textId="2B8E08D4" w:rsidR="006627ED" w:rsidRDefault="006627ED" w:rsidP="006627ED">
            <w:r>
              <w:rPr>
                <w:rFonts w:hint="eastAsia"/>
              </w:rPr>
              <w:t>海</w:t>
            </w:r>
            <w:r w:rsidR="00643296" w:rsidRPr="00643296">
              <w:rPr>
                <w:rFonts w:hint="eastAsia"/>
                <w:highlight w:val="yellow"/>
              </w:rPr>
              <w:t>.</w:t>
            </w:r>
          </w:p>
        </w:tc>
        <w:tc>
          <w:tcPr>
            <w:tcW w:w="2074" w:type="dxa"/>
          </w:tcPr>
          <w:p w14:paraId="1BFCF8C2" w14:textId="46B196E2" w:rsidR="006627ED" w:rsidRDefault="006627ED" w:rsidP="006627ED">
            <w:r>
              <w:rPr>
                <w:rFonts w:hint="eastAsia"/>
              </w:rPr>
              <w:t>海燕海</w:t>
            </w:r>
            <w:proofErr w:type="gramStart"/>
            <w:r>
              <w:rPr>
                <w:rFonts w:hint="eastAsia"/>
              </w:rPr>
              <w:t>姣</w:t>
            </w:r>
            <w:proofErr w:type="gramEnd"/>
            <w:r>
              <w:rPr>
                <w:rFonts w:hint="eastAsia"/>
              </w:rPr>
              <w:t>海东</w:t>
            </w:r>
          </w:p>
        </w:tc>
        <w:tc>
          <w:tcPr>
            <w:tcW w:w="2074" w:type="dxa"/>
          </w:tcPr>
          <w:p w14:paraId="52DFF7BA" w14:textId="6DCD4D53" w:rsidR="006627ED" w:rsidRDefault="006627ED" w:rsidP="006627ED">
            <w:r>
              <w:rPr>
                <w:rFonts w:hint="eastAsia"/>
              </w:rPr>
              <w:t>海燕海</w:t>
            </w:r>
            <w:proofErr w:type="gramStart"/>
            <w:r>
              <w:rPr>
                <w:rFonts w:hint="eastAsia"/>
              </w:rPr>
              <w:t>姣</w:t>
            </w:r>
            <w:proofErr w:type="gramEnd"/>
            <w:r>
              <w:rPr>
                <w:rFonts w:hint="eastAsia"/>
              </w:rPr>
              <w:t>海东</w:t>
            </w:r>
          </w:p>
        </w:tc>
        <w:tc>
          <w:tcPr>
            <w:tcW w:w="2074" w:type="dxa"/>
          </w:tcPr>
          <w:p w14:paraId="752F7ED2" w14:textId="5E7EF4B7" w:rsidR="006627ED" w:rsidRDefault="006627ED" w:rsidP="006627ED">
            <w:r>
              <w:rPr>
                <w:rFonts w:hint="eastAsia"/>
              </w:rPr>
              <w:t>匹配所有海的字符</w:t>
            </w:r>
          </w:p>
        </w:tc>
      </w:tr>
      <w:tr w:rsidR="006627ED" w14:paraId="2D7CE357" w14:textId="77777777" w:rsidTr="006627ED">
        <w:tc>
          <w:tcPr>
            <w:tcW w:w="2074" w:type="dxa"/>
          </w:tcPr>
          <w:p w14:paraId="289AF732" w14:textId="02F56870" w:rsidR="006627ED" w:rsidRDefault="006627ED" w:rsidP="006627ED">
            <w:r>
              <w:rPr>
                <w:rFonts w:hint="eastAsia"/>
              </w:rPr>
              <w:t>^海</w:t>
            </w:r>
            <w:r w:rsidR="00643296" w:rsidRPr="00643296">
              <w:rPr>
                <w:rFonts w:hint="eastAsia"/>
                <w:highlight w:val="yellow"/>
              </w:rPr>
              <w:t>.</w:t>
            </w:r>
          </w:p>
        </w:tc>
        <w:tc>
          <w:tcPr>
            <w:tcW w:w="2074" w:type="dxa"/>
          </w:tcPr>
          <w:p w14:paraId="5C09F5B4" w14:textId="2CCD80A2" w:rsidR="006627ED" w:rsidRDefault="006627ED" w:rsidP="006627ED">
            <w:r>
              <w:rPr>
                <w:rFonts w:hint="eastAsia"/>
              </w:rPr>
              <w:t>海燕海</w:t>
            </w:r>
            <w:proofErr w:type="gramStart"/>
            <w:r>
              <w:rPr>
                <w:rFonts w:hint="eastAsia"/>
              </w:rPr>
              <w:t>姣</w:t>
            </w:r>
            <w:proofErr w:type="gramEnd"/>
            <w:r>
              <w:rPr>
                <w:rFonts w:hint="eastAsia"/>
              </w:rPr>
              <w:t>海东</w:t>
            </w:r>
          </w:p>
        </w:tc>
        <w:tc>
          <w:tcPr>
            <w:tcW w:w="2074" w:type="dxa"/>
          </w:tcPr>
          <w:p w14:paraId="0523F19B" w14:textId="331745A8" w:rsidR="006627ED" w:rsidRDefault="006627ED" w:rsidP="006627ED">
            <w:r>
              <w:rPr>
                <w:rFonts w:hint="eastAsia"/>
              </w:rPr>
              <w:t>海燕</w:t>
            </w:r>
          </w:p>
        </w:tc>
        <w:tc>
          <w:tcPr>
            <w:tcW w:w="2074" w:type="dxa"/>
          </w:tcPr>
          <w:p w14:paraId="4EF87A69" w14:textId="505C6F5B" w:rsidR="006627ED" w:rsidRDefault="006627ED" w:rsidP="006627ED">
            <w:r w:rsidRPr="006627ED">
              <w:rPr>
                <w:rFonts w:hint="eastAsia"/>
                <w:highlight w:val="yellow"/>
              </w:rPr>
              <w:t>只从开头匹配海</w:t>
            </w:r>
          </w:p>
        </w:tc>
      </w:tr>
      <w:tr w:rsidR="006627ED" w14:paraId="54DF951A" w14:textId="77777777" w:rsidTr="006627ED">
        <w:tc>
          <w:tcPr>
            <w:tcW w:w="2074" w:type="dxa"/>
          </w:tcPr>
          <w:p w14:paraId="2B2A483D" w14:textId="1BB445BD" w:rsidR="006627ED" w:rsidRDefault="006627ED" w:rsidP="006627ED">
            <w:r>
              <w:rPr>
                <w:rFonts w:hint="eastAsia"/>
              </w:rPr>
              <w:t>海</w:t>
            </w:r>
            <w:r w:rsidR="00643296" w:rsidRPr="00643296">
              <w:rPr>
                <w:rFonts w:hint="eastAsia"/>
                <w:highlight w:val="yellow"/>
              </w:rPr>
              <w:t>.</w:t>
            </w:r>
            <w:r>
              <w:rPr>
                <w:rFonts w:hint="eastAsia"/>
              </w:rPr>
              <w:t>$</w:t>
            </w:r>
          </w:p>
        </w:tc>
        <w:tc>
          <w:tcPr>
            <w:tcW w:w="2074" w:type="dxa"/>
          </w:tcPr>
          <w:p w14:paraId="10221884" w14:textId="7E043286" w:rsidR="006627ED" w:rsidRDefault="006627ED" w:rsidP="006627ED">
            <w:r>
              <w:rPr>
                <w:rFonts w:hint="eastAsia"/>
              </w:rPr>
              <w:t>海燕海</w:t>
            </w:r>
            <w:proofErr w:type="gramStart"/>
            <w:r>
              <w:rPr>
                <w:rFonts w:hint="eastAsia"/>
              </w:rPr>
              <w:t>姣</w:t>
            </w:r>
            <w:proofErr w:type="gramEnd"/>
            <w:r>
              <w:rPr>
                <w:rFonts w:hint="eastAsia"/>
              </w:rPr>
              <w:t>海东</w:t>
            </w:r>
          </w:p>
        </w:tc>
        <w:tc>
          <w:tcPr>
            <w:tcW w:w="2074" w:type="dxa"/>
          </w:tcPr>
          <w:p w14:paraId="071336F4" w14:textId="7020C9E2" w:rsidR="006627ED" w:rsidRDefault="006627ED" w:rsidP="006627ED">
            <w:r>
              <w:rPr>
                <w:rFonts w:hint="eastAsia"/>
              </w:rPr>
              <w:t>海东</w:t>
            </w:r>
          </w:p>
        </w:tc>
        <w:tc>
          <w:tcPr>
            <w:tcW w:w="2074" w:type="dxa"/>
          </w:tcPr>
          <w:p w14:paraId="072FEE8F" w14:textId="0D60E972" w:rsidR="006627ED" w:rsidRDefault="006627ED" w:rsidP="006627ED">
            <w:commentRangeStart w:id="53"/>
            <w:r w:rsidRPr="006627ED">
              <w:rPr>
                <w:rFonts w:hint="eastAsia"/>
                <w:highlight w:val="yellow"/>
              </w:rPr>
              <w:t>只匹配结尾的海</w:t>
            </w:r>
            <w:commentRangeEnd w:id="53"/>
            <w:r w:rsidR="00694C02">
              <w:rPr>
                <w:rStyle w:val="a9"/>
              </w:rPr>
              <w:commentReference w:id="53"/>
            </w:r>
          </w:p>
        </w:tc>
      </w:tr>
    </w:tbl>
    <w:p w14:paraId="4D9D65A6" w14:textId="73FC516F" w:rsidR="006627ED" w:rsidRDefault="006627ED" w:rsidP="006627ED"/>
    <w:p w14:paraId="31CCF72D" w14:textId="1F3349E6" w:rsidR="00643296" w:rsidRDefault="00643296" w:rsidP="006627ED"/>
    <w:tbl>
      <w:tblPr>
        <w:tblStyle w:val="a3"/>
        <w:tblW w:w="0" w:type="auto"/>
        <w:tblLook w:val="04A0" w:firstRow="1" w:lastRow="0" w:firstColumn="1" w:lastColumn="0" w:noHBand="0" w:noVBand="1"/>
      </w:tblPr>
      <w:tblGrid>
        <w:gridCol w:w="2074"/>
        <w:gridCol w:w="2074"/>
        <w:gridCol w:w="2074"/>
        <w:gridCol w:w="2074"/>
      </w:tblGrid>
      <w:tr w:rsidR="00643296" w14:paraId="1847DCC4" w14:textId="77777777" w:rsidTr="00C25F5B">
        <w:tc>
          <w:tcPr>
            <w:tcW w:w="8296" w:type="dxa"/>
            <w:gridSpan w:val="4"/>
          </w:tcPr>
          <w:p w14:paraId="2C2B682A" w14:textId="28DBB122" w:rsidR="00643296" w:rsidRDefault="005319E1" w:rsidP="005319E1">
            <w:r w:rsidRPr="00590A82">
              <w:rPr>
                <w:rFonts w:hint="eastAsia"/>
                <w:highlight w:val="yellow"/>
              </w:rPr>
              <w:t>+</w:t>
            </w:r>
            <w:r w:rsidRPr="00590A82">
              <w:rPr>
                <w:highlight w:val="yellow"/>
              </w:rPr>
              <w:t xml:space="preserve"> * ? {}</w:t>
            </w:r>
            <w:r w:rsidR="00590A82" w:rsidRPr="00590A82">
              <w:rPr>
                <w:rFonts w:hint="eastAsia"/>
                <w:highlight w:val="yellow"/>
              </w:rPr>
              <w:t>（这4个</w:t>
            </w:r>
            <w:r w:rsidR="001C3FA7">
              <w:rPr>
                <w:rFonts w:hint="eastAsia"/>
                <w:highlight w:val="yellow"/>
              </w:rPr>
              <w:t>量词</w:t>
            </w:r>
            <w:r w:rsidR="00590A82" w:rsidRPr="00590A82">
              <w:rPr>
                <w:rFonts w:hint="eastAsia"/>
                <w:highlight w:val="yellow"/>
              </w:rPr>
              <w:t>都是贪婪匹配）</w:t>
            </w:r>
          </w:p>
        </w:tc>
      </w:tr>
      <w:tr w:rsidR="00643296" w14:paraId="02FF974A" w14:textId="77777777" w:rsidTr="00643296">
        <w:tc>
          <w:tcPr>
            <w:tcW w:w="2074" w:type="dxa"/>
          </w:tcPr>
          <w:p w14:paraId="17ED05F3" w14:textId="049E7B75" w:rsidR="00643296" w:rsidRDefault="005319E1" w:rsidP="006627ED">
            <w:r>
              <w:rPr>
                <w:rFonts w:hint="eastAsia"/>
              </w:rPr>
              <w:t>正则</w:t>
            </w:r>
          </w:p>
        </w:tc>
        <w:tc>
          <w:tcPr>
            <w:tcW w:w="2074" w:type="dxa"/>
          </w:tcPr>
          <w:p w14:paraId="7B09FE56" w14:textId="7FB50D9D" w:rsidR="00643296" w:rsidRDefault="005319E1" w:rsidP="006627ED">
            <w:r>
              <w:rPr>
                <w:rFonts w:hint="eastAsia"/>
              </w:rPr>
              <w:t>待匹配字符</w:t>
            </w:r>
          </w:p>
        </w:tc>
        <w:tc>
          <w:tcPr>
            <w:tcW w:w="2074" w:type="dxa"/>
          </w:tcPr>
          <w:p w14:paraId="496F18E3" w14:textId="3217C19E" w:rsidR="00643296" w:rsidRDefault="005319E1" w:rsidP="006627ED">
            <w:r>
              <w:rPr>
                <w:rFonts w:hint="eastAsia"/>
              </w:rPr>
              <w:t>匹配结果</w:t>
            </w:r>
          </w:p>
        </w:tc>
        <w:tc>
          <w:tcPr>
            <w:tcW w:w="2074" w:type="dxa"/>
          </w:tcPr>
          <w:p w14:paraId="461A88D1" w14:textId="6B6A888C" w:rsidR="00643296" w:rsidRDefault="005319E1" w:rsidP="006627ED">
            <w:r>
              <w:rPr>
                <w:rFonts w:hint="eastAsia"/>
              </w:rPr>
              <w:t>说明</w:t>
            </w:r>
          </w:p>
        </w:tc>
      </w:tr>
      <w:tr w:rsidR="00643296" w14:paraId="10EAF67F" w14:textId="77777777" w:rsidTr="00643296">
        <w:tc>
          <w:tcPr>
            <w:tcW w:w="2074" w:type="dxa"/>
          </w:tcPr>
          <w:p w14:paraId="225BB1CC" w14:textId="60F53CB0" w:rsidR="00643296" w:rsidRDefault="005319E1" w:rsidP="006627ED">
            <w:r>
              <w:rPr>
                <w:rFonts w:hint="eastAsia"/>
              </w:rPr>
              <w:t>李.</w:t>
            </w:r>
            <w:r>
              <w:t>?</w:t>
            </w:r>
          </w:p>
        </w:tc>
        <w:tc>
          <w:tcPr>
            <w:tcW w:w="2074" w:type="dxa"/>
          </w:tcPr>
          <w:p w14:paraId="32C0B6A1" w14:textId="435C34EE" w:rsidR="00643296" w:rsidRDefault="005319E1" w:rsidP="006627ED">
            <w:r>
              <w:rPr>
                <w:rFonts w:hint="eastAsia"/>
              </w:rPr>
              <w:t>李杰和李莲英和李二棍子李</w:t>
            </w:r>
          </w:p>
        </w:tc>
        <w:tc>
          <w:tcPr>
            <w:tcW w:w="2074" w:type="dxa"/>
          </w:tcPr>
          <w:p w14:paraId="7AA35C95" w14:textId="77777777" w:rsidR="00590A82" w:rsidRDefault="00590A82" w:rsidP="006627ED">
            <w:r>
              <w:rPr>
                <w:rFonts w:hint="eastAsia"/>
              </w:rPr>
              <w:t>李杰</w:t>
            </w:r>
          </w:p>
          <w:p w14:paraId="7B7D205F" w14:textId="77777777" w:rsidR="00590A82" w:rsidRDefault="00590A82" w:rsidP="006627ED">
            <w:r>
              <w:rPr>
                <w:rFonts w:hint="eastAsia"/>
              </w:rPr>
              <w:t>李莲</w:t>
            </w:r>
          </w:p>
          <w:p w14:paraId="016A9C4E" w14:textId="77777777" w:rsidR="00590A82" w:rsidRDefault="00590A82" w:rsidP="006627ED">
            <w:r>
              <w:rPr>
                <w:rFonts w:hint="eastAsia"/>
              </w:rPr>
              <w:t>李二</w:t>
            </w:r>
          </w:p>
          <w:p w14:paraId="262B0EF7" w14:textId="066590A4" w:rsidR="00643296" w:rsidRDefault="00590A82" w:rsidP="006627ED">
            <w:r>
              <w:rPr>
                <w:rFonts w:hint="eastAsia"/>
              </w:rPr>
              <w:t>李</w:t>
            </w:r>
          </w:p>
        </w:tc>
        <w:tc>
          <w:tcPr>
            <w:tcW w:w="2074" w:type="dxa"/>
          </w:tcPr>
          <w:p w14:paraId="5CE9D05A" w14:textId="77777777" w:rsidR="00643296" w:rsidRDefault="00643296" w:rsidP="006627ED"/>
        </w:tc>
      </w:tr>
      <w:tr w:rsidR="00643296" w14:paraId="3F5688C8" w14:textId="77777777" w:rsidTr="00643296">
        <w:tc>
          <w:tcPr>
            <w:tcW w:w="2074" w:type="dxa"/>
          </w:tcPr>
          <w:p w14:paraId="20FF2BE6" w14:textId="7E9D28C7" w:rsidR="00643296" w:rsidRDefault="00567CB3" w:rsidP="006627ED">
            <w:r>
              <w:rPr>
                <w:rFonts w:hint="eastAsia"/>
              </w:rPr>
              <w:t>李.</w:t>
            </w:r>
            <w:r>
              <w:t>*</w:t>
            </w:r>
          </w:p>
        </w:tc>
        <w:tc>
          <w:tcPr>
            <w:tcW w:w="2074" w:type="dxa"/>
          </w:tcPr>
          <w:p w14:paraId="7843CE26" w14:textId="2B80A6FE" w:rsidR="00643296" w:rsidRDefault="00567CB3" w:rsidP="006627ED">
            <w:r>
              <w:rPr>
                <w:rFonts w:hint="eastAsia"/>
              </w:rPr>
              <w:t>李杰和李莲英和李二棍子李</w:t>
            </w:r>
          </w:p>
        </w:tc>
        <w:tc>
          <w:tcPr>
            <w:tcW w:w="2074" w:type="dxa"/>
          </w:tcPr>
          <w:p w14:paraId="5C487F77" w14:textId="01931A5F" w:rsidR="00643296" w:rsidRDefault="00567CB3" w:rsidP="006627ED">
            <w:r>
              <w:rPr>
                <w:rFonts w:hint="eastAsia"/>
              </w:rPr>
              <w:t>李杰和李莲英和李二棍子李</w:t>
            </w:r>
          </w:p>
        </w:tc>
        <w:tc>
          <w:tcPr>
            <w:tcW w:w="2074" w:type="dxa"/>
          </w:tcPr>
          <w:p w14:paraId="644ED537" w14:textId="2DA364CE" w:rsidR="00643296" w:rsidRPr="00590A82" w:rsidRDefault="00590A82" w:rsidP="006627ED">
            <w:r w:rsidRPr="00590A82">
              <w:rPr>
                <w:rFonts w:hint="eastAsia"/>
                <w:highlight w:val="yellow"/>
              </w:rPr>
              <w:t>这里注意值匹配一个</w:t>
            </w:r>
          </w:p>
        </w:tc>
      </w:tr>
      <w:tr w:rsidR="00643296" w14:paraId="0B828647" w14:textId="77777777" w:rsidTr="00643296">
        <w:tc>
          <w:tcPr>
            <w:tcW w:w="2074" w:type="dxa"/>
          </w:tcPr>
          <w:p w14:paraId="75CA2669" w14:textId="588A96B0" w:rsidR="00643296" w:rsidRDefault="00567CB3" w:rsidP="006627ED">
            <w:r>
              <w:rPr>
                <w:rFonts w:hint="eastAsia"/>
              </w:rPr>
              <w:t>李.</w:t>
            </w:r>
            <w:r>
              <w:t>+</w:t>
            </w:r>
          </w:p>
        </w:tc>
        <w:tc>
          <w:tcPr>
            <w:tcW w:w="2074" w:type="dxa"/>
          </w:tcPr>
          <w:p w14:paraId="67308E77" w14:textId="57C3D60C" w:rsidR="00643296" w:rsidRDefault="00567CB3" w:rsidP="006627ED">
            <w:r>
              <w:rPr>
                <w:rFonts w:hint="eastAsia"/>
              </w:rPr>
              <w:t>李杰和李莲英和李二棍子李</w:t>
            </w:r>
          </w:p>
        </w:tc>
        <w:tc>
          <w:tcPr>
            <w:tcW w:w="2074" w:type="dxa"/>
          </w:tcPr>
          <w:p w14:paraId="4CD6630A" w14:textId="0EF76AB8" w:rsidR="00643296" w:rsidRDefault="00567CB3" w:rsidP="006627ED">
            <w:r>
              <w:rPr>
                <w:rFonts w:hint="eastAsia"/>
              </w:rPr>
              <w:t>李杰和李莲英和李二棍子李</w:t>
            </w:r>
          </w:p>
        </w:tc>
        <w:tc>
          <w:tcPr>
            <w:tcW w:w="2074" w:type="dxa"/>
          </w:tcPr>
          <w:p w14:paraId="57A2617B" w14:textId="44C5DEF3" w:rsidR="00567CB3" w:rsidRDefault="00567CB3" w:rsidP="006627ED"/>
        </w:tc>
      </w:tr>
      <w:tr w:rsidR="00567CB3" w14:paraId="349142E6" w14:textId="77777777" w:rsidTr="00643296">
        <w:tc>
          <w:tcPr>
            <w:tcW w:w="2074" w:type="dxa"/>
          </w:tcPr>
          <w:p w14:paraId="386EC24C" w14:textId="2CD8A581" w:rsidR="00567CB3" w:rsidRDefault="00567CB3" w:rsidP="006627ED">
            <w:r>
              <w:rPr>
                <w:rFonts w:hint="eastAsia"/>
              </w:rPr>
              <w:t>李.</w:t>
            </w:r>
            <w:r>
              <w:t>{1,3}</w:t>
            </w:r>
          </w:p>
        </w:tc>
        <w:tc>
          <w:tcPr>
            <w:tcW w:w="2074" w:type="dxa"/>
          </w:tcPr>
          <w:p w14:paraId="0C20BA09" w14:textId="05945CCF" w:rsidR="00567CB3" w:rsidRDefault="00567CB3" w:rsidP="006627ED">
            <w:r>
              <w:rPr>
                <w:rFonts w:hint="eastAsia"/>
              </w:rPr>
              <w:t>李杰和李莲英和李二棍子李</w:t>
            </w:r>
          </w:p>
        </w:tc>
        <w:tc>
          <w:tcPr>
            <w:tcW w:w="2074" w:type="dxa"/>
          </w:tcPr>
          <w:p w14:paraId="63815374" w14:textId="77777777" w:rsidR="00567CB3" w:rsidRDefault="00567CB3" w:rsidP="00567CB3">
            <w:r>
              <w:rPr>
                <w:rFonts w:hint="eastAsia"/>
              </w:rPr>
              <w:t>李杰和</w:t>
            </w:r>
            <w:proofErr w:type="gramStart"/>
            <w:r>
              <w:rPr>
                <w:rFonts w:hint="eastAsia"/>
              </w:rPr>
              <w:t>李</w:t>
            </w:r>
            <w:proofErr w:type="gramEnd"/>
          </w:p>
          <w:p w14:paraId="6E312FC9" w14:textId="77777777" w:rsidR="00567CB3" w:rsidRDefault="00567CB3" w:rsidP="00567CB3">
            <w:r>
              <w:rPr>
                <w:rFonts w:hint="eastAsia"/>
              </w:rPr>
              <w:t>李二棍子</w:t>
            </w:r>
          </w:p>
          <w:p w14:paraId="5E8DB3F3" w14:textId="3CADAF77" w:rsidR="00567CB3" w:rsidRDefault="00567CB3" w:rsidP="00567CB3"/>
        </w:tc>
        <w:tc>
          <w:tcPr>
            <w:tcW w:w="2074" w:type="dxa"/>
          </w:tcPr>
          <w:p w14:paraId="7D3D5275" w14:textId="77777777" w:rsidR="00567CB3" w:rsidRDefault="00567CB3" w:rsidP="006627ED"/>
        </w:tc>
      </w:tr>
    </w:tbl>
    <w:p w14:paraId="0DA6BA26" w14:textId="16043971" w:rsidR="00643296" w:rsidRDefault="00567CB3" w:rsidP="00567CB3">
      <w:pPr>
        <w:pStyle w:val="3"/>
      </w:pPr>
      <w:r>
        <w:rPr>
          <w:rFonts w:hint="eastAsia"/>
        </w:rPr>
        <w:lastRenderedPageBreak/>
        <w:t>特殊用法和现象</w:t>
      </w:r>
    </w:p>
    <w:p w14:paraId="3B1C68FC" w14:textId="37484B6F" w:rsidR="00567CB3" w:rsidRDefault="00567CB3" w:rsidP="00567CB3">
      <w:pPr>
        <w:pStyle w:val="4"/>
      </w:pPr>
      <w:r>
        <w:rPr>
          <w:rFonts w:hint="eastAsia"/>
        </w:rPr>
        <w:t>？的使用</w:t>
      </w:r>
    </w:p>
    <w:p w14:paraId="6112A1CD" w14:textId="0B9C839C" w:rsidR="00567CB3" w:rsidRDefault="00567CB3" w:rsidP="00567CB3">
      <w:pPr>
        <w:pStyle w:val="5"/>
      </w:pPr>
      <w:r>
        <w:rPr>
          <w:rFonts w:hint="eastAsia"/>
        </w:rPr>
        <w:t>在量词后面跟一个?取消贪婪匹配（就是尽可能少的匹配）</w:t>
      </w:r>
    </w:p>
    <w:p w14:paraId="4A665B4F" w14:textId="64955CAE" w:rsidR="00567CB3" w:rsidRDefault="00567CB3" w:rsidP="00567CB3">
      <w:r>
        <w:rPr>
          <w:rFonts w:hint="eastAsia"/>
        </w:rPr>
        <w:t>？？</w:t>
      </w:r>
    </w:p>
    <w:p w14:paraId="5111676F" w14:textId="740947C8" w:rsidR="00567CB3" w:rsidRDefault="00567CB3" w:rsidP="00567CB3">
      <w:r>
        <w:rPr>
          <w:rFonts w:hint="eastAsia"/>
        </w:rPr>
        <w:t>*？</w:t>
      </w:r>
    </w:p>
    <w:p w14:paraId="2313C429" w14:textId="400623DD" w:rsidR="00567CB3" w:rsidRDefault="00567CB3" w:rsidP="00567CB3">
      <w:r>
        <w:rPr>
          <w:rFonts w:hint="eastAsia"/>
        </w:rPr>
        <w:t>+？</w:t>
      </w:r>
    </w:p>
    <w:p w14:paraId="469AB44B" w14:textId="55B656EB" w:rsidR="005A2A39" w:rsidRDefault="005A2A39" w:rsidP="00567CB3">
      <w:r>
        <w:rPr>
          <w:rFonts w:hint="eastAsia"/>
        </w:rPr>
        <w:t>{n}</w:t>
      </w:r>
      <w:r>
        <w:t>?</w:t>
      </w:r>
    </w:p>
    <w:tbl>
      <w:tblPr>
        <w:tblStyle w:val="a3"/>
        <w:tblW w:w="0" w:type="auto"/>
        <w:tblLook w:val="04A0" w:firstRow="1" w:lastRow="0" w:firstColumn="1" w:lastColumn="0" w:noHBand="0" w:noVBand="1"/>
      </w:tblPr>
      <w:tblGrid>
        <w:gridCol w:w="2223"/>
        <w:gridCol w:w="2065"/>
        <w:gridCol w:w="2004"/>
        <w:gridCol w:w="2004"/>
      </w:tblGrid>
      <w:tr w:rsidR="0064714A" w14:paraId="30ADA277" w14:textId="69BC79FF" w:rsidTr="0064714A">
        <w:tc>
          <w:tcPr>
            <w:tcW w:w="2223" w:type="dxa"/>
          </w:tcPr>
          <w:p w14:paraId="7DD5D2C4" w14:textId="67E4B645" w:rsidR="0064714A" w:rsidRPr="0064714A" w:rsidRDefault="0064714A" w:rsidP="0064714A">
            <w:pPr>
              <w:rPr>
                <w:highlight w:val="yellow"/>
              </w:rPr>
            </w:pPr>
            <w:r w:rsidRPr="0064714A">
              <w:rPr>
                <w:rFonts w:hint="eastAsia"/>
                <w:highlight w:val="yellow"/>
              </w:rPr>
              <w:t>李.</w:t>
            </w:r>
            <w:r w:rsidRPr="0064714A">
              <w:rPr>
                <w:highlight w:val="yellow"/>
              </w:rPr>
              <w:t>{1,3}?</w:t>
            </w:r>
          </w:p>
        </w:tc>
        <w:tc>
          <w:tcPr>
            <w:tcW w:w="2065" w:type="dxa"/>
          </w:tcPr>
          <w:p w14:paraId="0F03A750" w14:textId="0ED7C977" w:rsidR="0064714A" w:rsidRPr="0064714A" w:rsidRDefault="0064714A" w:rsidP="0064714A">
            <w:pPr>
              <w:rPr>
                <w:highlight w:val="yellow"/>
              </w:rPr>
            </w:pPr>
            <w:r w:rsidRPr="0064714A">
              <w:rPr>
                <w:rFonts w:hint="eastAsia"/>
                <w:highlight w:val="yellow"/>
              </w:rPr>
              <w:t>李莲英和</w:t>
            </w:r>
          </w:p>
        </w:tc>
        <w:tc>
          <w:tcPr>
            <w:tcW w:w="2004" w:type="dxa"/>
          </w:tcPr>
          <w:p w14:paraId="1A365027" w14:textId="79BABE66" w:rsidR="0064714A" w:rsidRPr="0064714A" w:rsidRDefault="0064714A" w:rsidP="0064714A">
            <w:pPr>
              <w:rPr>
                <w:highlight w:val="yellow"/>
              </w:rPr>
            </w:pPr>
            <w:r w:rsidRPr="0064714A">
              <w:rPr>
                <w:rFonts w:hint="eastAsia"/>
                <w:highlight w:val="yellow"/>
              </w:rPr>
              <w:t>李莲</w:t>
            </w:r>
          </w:p>
        </w:tc>
        <w:tc>
          <w:tcPr>
            <w:tcW w:w="2004" w:type="dxa"/>
          </w:tcPr>
          <w:p w14:paraId="7EA1125C" w14:textId="27A506E9" w:rsidR="0064714A" w:rsidRPr="0064714A" w:rsidRDefault="0064714A" w:rsidP="0064714A">
            <w:pPr>
              <w:rPr>
                <w:highlight w:val="yellow"/>
              </w:rPr>
            </w:pPr>
          </w:p>
        </w:tc>
      </w:tr>
      <w:tr w:rsidR="001C3FA7" w:rsidRPr="001C3FA7" w14:paraId="1DA11240" w14:textId="77777777" w:rsidTr="0064714A">
        <w:tc>
          <w:tcPr>
            <w:tcW w:w="2223" w:type="dxa"/>
          </w:tcPr>
          <w:p w14:paraId="0A1F97C2" w14:textId="05E796AB" w:rsidR="001C3FA7" w:rsidRPr="0064714A" w:rsidRDefault="001C3FA7" w:rsidP="0064714A">
            <w:pPr>
              <w:rPr>
                <w:highlight w:val="yellow"/>
              </w:rPr>
            </w:pPr>
            <w:r w:rsidRPr="0064714A">
              <w:rPr>
                <w:rFonts w:hint="eastAsia"/>
                <w:highlight w:val="yellow"/>
              </w:rPr>
              <w:t>李.</w:t>
            </w:r>
            <w:r w:rsidRPr="0064714A">
              <w:rPr>
                <w:highlight w:val="yellow"/>
              </w:rPr>
              <w:t>{1,3</w:t>
            </w:r>
            <w:proofErr w:type="gramStart"/>
            <w:r w:rsidRPr="0064714A">
              <w:rPr>
                <w:highlight w:val="yellow"/>
              </w:rPr>
              <w:t>}?</w:t>
            </w:r>
            <w:r>
              <w:rPr>
                <w:rFonts w:hint="eastAsia"/>
                <w:highlight w:val="yellow"/>
              </w:rPr>
              <w:t>和</w:t>
            </w:r>
            <w:proofErr w:type="gramEnd"/>
          </w:p>
        </w:tc>
        <w:tc>
          <w:tcPr>
            <w:tcW w:w="2065" w:type="dxa"/>
          </w:tcPr>
          <w:p w14:paraId="790DB362" w14:textId="20DB234A" w:rsidR="001C3FA7" w:rsidRPr="0064714A" w:rsidRDefault="001C3FA7" w:rsidP="0064714A">
            <w:pPr>
              <w:rPr>
                <w:highlight w:val="yellow"/>
              </w:rPr>
            </w:pPr>
            <w:r w:rsidRPr="0064714A">
              <w:rPr>
                <w:rFonts w:hint="eastAsia"/>
                <w:highlight w:val="yellow"/>
              </w:rPr>
              <w:t>李莲英和</w:t>
            </w:r>
          </w:p>
        </w:tc>
        <w:tc>
          <w:tcPr>
            <w:tcW w:w="2004" w:type="dxa"/>
          </w:tcPr>
          <w:p w14:paraId="1DA7A280" w14:textId="11E5827C" w:rsidR="001C3FA7" w:rsidRPr="0064714A" w:rsidRDefault="001C3FA7" w:rsidP="0064714A">
            <w:pPr>
              <w:rPr>
                <w:highlight w:val="yellow"/>
              </w:rPr>
            </w:pPr>
            <w:r w:rsidRPr="0064714A">
              <w:rPr>
                <w:rFonts w:hint="eastAsia"/>
                <w:highlight w:val="yellow"/>
              </w:rPr>
              <w:t>李莲英和</w:t>
            </w:r>
          </w:p>
        </w:tc>
        <w:tc>
          <w:tcPr>
            <w:tcW w:w="2004" w:type="dxa"/>
          </w:tcPr>
          <w:p w14:paraId="4311D18E" w14:textId="54BD5209" w:rsidR="001C3FA7" w:rsidRPr="0064714A" w:rsidRDefault="001C3FA7" w:rsidP="0064714A">
            <w:pPr>
              <w:rPr>
                <w:highlight w:val="yellow"/>
              </w:rPr>
            </w:pPr>
            <w:r w:rsidRPr="0064714A">
              <w:rPr>
                <w:rFonts w:hint="eastAsia"/>
                <w:highlight w:val="yellow"/>
              </w:rPr>
              <w:t>以给的表达式为基础</w:t>
            </w:r>
            <w:r>
              <w:rPr>
                <w:rFonts w:hint="eastAsia"/>
                <w:highlight w:val="yellow"/>
              </w:rPr>
              <w:t>在匹配的上的情况下</w:t>
            </w:r>
            <w:r w:rsidRPr="0064714A">
              <w:rPr>
                <w:rFonts w:hint="eastAsia"/>
                <w:highlight w:val="yellow"/>
              </w:rPr>
              <w:t>尽可能匹配少的次数</w:t>
            </w:r>
            <w:r>
              <w:rPr>
                <w:rFonts w:hint="eastAsia"/>
                <w:highlight w:val="yellow"/>
              </w:rPr>
              <w:t>（</w:t>
            </w:r>
            <w:r w:rsidRPr="001C3FA7">
              <w:rPr>
                <w:rFonts w:hint="eastAsia"/>
                <w:highlight w:val="cyan"/>
              </w:rPr>
              <w:t>正则表达式中的.至少要出现两次才能匹配到结果</w:t>
            </w:r>
            <w:r>
              <w:rPr>
                <w:rFonts w:hint="eastAsia"/>
                <w:highlight w:val="cyan"/>
              </w:rPr>
              <w:t>（即在能匹配的上的情况上匹配两个）</w:t>
            </w:r>
            <w:r>
              <w:rPr>
                <w:rFonts w:hint="eastAsia"/>
                <w:highlight w:val="yellow"/>
              </w:rPr>
              <w:t>）</w:t>
            </w:r>
          </w:p>
        </w:tc>
      </w:tr>
    </w:tbl>
    <w:p w14:paraId="5E9466FC" w14:textId="1F4C2A4F" w:rsidR="00567CB3" w:rsidRDefault="0064714A" w:rsidP="0064714A">
      <w:pPr>
        <w:pStyle w:val="5"/>
        <w:rPr>
          <w:noProof/>
        </w:rPr>
      </w:pPr>
      <w:r>
        <w:rPr>
          <w:rFonts w:hint="eastAsia"/>
          <w:noProof/>
        </w:rPr>
        <w:t>贪婪匹配</w:t>
      </w:r>
    </w:p>
    <w:p w14:paraId="617726E9" w14:textId="47FFE9C5" w:rsidR="0064714A" w:rsidRDefault="0064714A" w:rsidP="00567CB3">
      <w:r>
        <w:rPr>
          <w:noProof/>
        </w:rPr>
        <w:drawing>
          <wp:inline distT="0" distB="0" distL="0" distR="0" wp14:anchorId="24F89E2A" wp14:editId="47EA0E5C">
            <wp:extent cx="5274310" cy="26136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13660"/>
                    </a:xfrm>
                    <a:prstGeom prst="rect">
                      <a:avLst/>
                    </a:prstGeom>
                  </pic:spPr>
                </pic:pic>
              </a:graphicData>
            </a:graphic>
          </wp:inline>
        </w:drawing>
      </w:r>
    </w:p>
    <w:p w14:paraId="3B993BC1" w14:textId="1670EC77" w:rsidR="0064714A" w:rsidRDefault="0064714A" w:rsidP="00567CB3">
      <w:r w:rsidRPr="0064714A">
        <w:rPr>
          <w:rFonts w:hint="eastAsia"/>
          <w:highlight w:val="yellow"/>
        </w:rPr>
        <w:t>贪婪匹配算法：正则表达式的开头对应字符串的开头，正则表达式的结尾是从</w:t>
      </w:r>
      <w:commentRangeStart w:id="54"/>
      <w:proofErr w:type="gramStart"/>
      <w:r w:rsidRPr="0064714A">
        <w:rPr>
          <w:rFonts w:hint="eastAsia"/>
          <w:highlight w:val="yellow"/>
        </w:rPr>
        <w:t>字符串后面</w:t>
      </w:r>
      <w:commentRangeEnd w:id="54"/>
      <w:proofErr w:type="gramEnd"/>
      <w:r w:rsidR="00694C02">
        <w:rPr>
          <w:rStyle w:val="a9"/>
        </w:rPr>
        <w:commentReference w:id="54"/>
      </w:r>
      <w:r w:rsidRPr="0064714A">
        <w:rPr>
          <w:rFonts w:hint="eastAsia"/>
          <w:highlight w:val="yellow"/>
        </w:rPr>
        <w:t>往前面找</w:t>
      </w:r>
      <w:r>
        <w:rPr>
          <w:rFonts w:hint="eastAsia"/>
          <w:highlight w:val="yellow"/>
        </w:rPr>
        <w:t>（回溯算法）</w:t>
      </w:r>
    </w:p>
    <w:p w14:paraId="276060C0" w14:textId="5F3A654C" w:rsidR="0064714A" w:rsidRDefault="0064714A" w:rsidP="00567CB3">
      <w:r>
        <w:rPr>
          <w:noProof/>
        </w:rPr>
        <w:lastRenderedPageBreak/>
        <w:drawing>
          <wp:inline distT="0" distB="0" distL="0" distR="0" wp14:anchorId="06A4BE32" wp14:editId="40D9011F">
            <wp:extent cx="5274310" cy="29457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45765"/>
                    </a:xfrm>
                    <a:prstGeom prst="rect">
                      <a:avLst/>
                    </a:prstGeom>
                  </pic:spPr>
                </pic:pic>
              </a:graphicData>
            </a:graphic>
          </wp:inline>
        </w:drawing>
      </w:r>
    </w:p>
    <w:tbl>
      <w:tblPr>
        <w:tblStyle w:val="a3"/>
        <w:tblW w:w="0" w:type="auto"/>
        <w:tblLook w:val="04A0" w:firstRow="1" w:lastRow="0" w:firstColumn="1" w:lastColumn="0" w:noHBand="0" w:noVBand="1"/>
      </w:tblPr>
      <w:tblGrid>
        <w:gridCol w:w="1659"/>
        <w:gridCol w:w="1659"/>
        <w:gridCol w:w="1659"/>
        <w:gridCol w:w="1659"/>
      </w:tblGrid>
      <w:tr w:rsidR="00694C02" w14:paraId="1ECC392D" w14:textId="77777777" w:rsidTr="00694C02">
        <w:tc>
          <w:tcPr>
            <w:tcW w:w="1659" w:type="dxa"/>
          </w:tcPr>
          <w:p w14:paraId="4AFB9692" w14:textId="7CC3F4E9" w:rsidR="00694C02" w:rsidRDefault="00694C02" w:rsidP="00567CB3">
            <w:r>
              <w:rPr>
                <w:rFonts w:hint="eastAsia"/>
              </w:rPr>
              <w:t>正则</w:t>
            </w:r>
          </w:p>
        </w:tc>
        <w:tc>
          <w:tcPr>
            <w:tcW w:w="1659" w:type="dxa"/>
          </w:tcPr>
          <w:p w14:paraId="30CC386E" w14:textId="43DC2864" w:rsidR="00694C02" w:rsidRDefault="00694C02" w:rsidP="00567CB3">
            <w:r>
              <w:rPr>
                <w:rFonts w:hint="eastAsia"/>
              </w:rPr>
              <w:t>待匹配字符</w:t>
            </w:r>
          </w:p>
        </w:tc>
        <w:tc>
          <w:tcPr>
            <w:tcW w:w="1659" w:type="dxa"/>
          </w:tcPr>
          <w:p w14:paraId="259DA230" w14:textId="12E2F3AD" w:rsidR="00694C02" w:rsidRDefault="00694C02" w:rsidP="00567CB3">
            <w:r>
              <w:rPr>
                <w:rFonts w:hint="eastAsia"/>
              </w:rPr>
              <w:t>匹配结果</w:t>
            </w:r>
          </w:p>
        </w:tc>
        <w:tc>
          <w:tcPr>
            <w:tcW w:w="1659" w:type="dxa"/>
          </w:tcPr>
          <w:p w14:paraId="2B63D731" w14:textId="0DA417CA" w:rsidR="00694C02" w:rsidRDefault="00694C02" w:rsidP="00567CB3">
            <w:r>
              <w:rPr>
                <w:rFonts w:hint="eastAsia"/>
              </w:rPr>
              <w:t>说明</w:t>
            </w:r>
          </w:p>
        </w:tc>
      </w:tr>
      <w:tr w:rsidR="00694C02" w14:paraId="6BC81C15" w14:textId="77777777" w:rsidTr="00694C02">
        <w:tc>
          <w:tcPr>
            <w:tcW w:w="1659" w:type="dxa"/>
          </w:tcPr>
          <w:p w14:paraId="1BBA47DF" w14:textId="5CE226D3" w:rsidR="00694C02" w:rsidRDefault="00694C02" w:rsidP="00567CB3">
            <w:r>
              <w:rPr>
                <w:rFonts w:hint="eastAsia"/>
              </w:rPr>
              <w:t>李[</w:t>
            </w:r>
            <w:proofErr w:type="gramStart"/>
            <w:r>
              <w:rPr>
                <w:rFonts w:hint="eastAsia"/>
              </w:rPr>
              <w:t>杰莲英</w:t>
            </w:r>
            <w:proofErr w:type="gramEnd"/>
            <w:r>
              <w:rPr>
                <w:rFonts w:hint="eastAsia"/>
              </w:rPr>
              <w:t>二棍子</w:t>
            </w:r>
            <w:r>
              <w:t>]*</w:t>
            </w:r>
          </w:p>
        </w:tc>
        <w:tc>
          <w:tcPr>
            <w:tcW w:w="1659" w:type="dxa"/>
          </w:tcPr>
          <w:p w14:paraId="5463E54A" w14:textId="646E402B" w:rsidR="00694C02" w:rsidRDefault="00694C02" w:rsidP="00567CB3">
            <w:r>
              <w:rPr>
                <w:rFonts w:hint="eastAsia"/>
              </w:rPr>
              <w:t>李杰和李莲英和李二棍子</w:t>
            </w:r>
            <w:r w:rsidR="00F9580A">
              <w:rPr>
                <w:rFonts w:hint="eastAsia"/>
              </w:rPr>
              <w:t>李</w:t>
            </w:r>
          </w:p>
        </w:tc>
        <w:tc>
          <w:tcPr>
            <w:tcW w:w="1659" w:type="dxa"/>
          </w:tcPr>
          <w:p w14:paraId="0C0182F0" w14:textId="77777777" w:rsidR="00694C02" w:rsidRDefault="00694C02" w:rsidP="00567CB3">
            <w:r>
              <w:rPr>
                <w:rFonts w:hint="eastAsia"/>
              </w:rPr>
              <w:t>李杰</w:t>
            </w:r>
          </w:p>
          <w:p w14:paraId="0DFBAF8D" w14:textId="77777777" w:rsidR="00694C02" w:rsidRDefault="00694C02" w:rsidP="00567CB3">
            <w:r>
              <w:rPr>
                <w:rFonts w:hint="eastAsia"/>
              </w:rPr>
              <w:t>李莲英</w:t>
            </w:r>
          </w:p>
          <w:p w14:paraId="6720ADE6" w14:textId="77777777" w:rsidR="00694C02" w:rsidRDefault="00694C02" w:rsidP="00567CB3">
            <w:r>
              <w:rPr>
                <w:rFonts w:hint="eastAsia"/>
              </w:rPr>
              <w:t>李二棍子</w:t>
            </w:r>
          </w:p>
          <w:p w14:paraId="17603954" w14:textId="4273F05C" w:rsidR="00F9580A" w:rsidRDefault="00F9580A" w:rsidP="00567CB3">
            <w:r>
              <w:rPr>
                <w:rFonts w:hint="eastAsia"/>
              </w:rPr>
              <w:t>李</w:t>
            </w:r>
          </w:p>
        </w:tc>
        <w:tc>
          <w:tcPr>
            <w:tcW w:w="1659" w:type="dxa"/>
          </w:tcPr>
          <w:p w14:paraId="6183FF24" w14:textId="181915AE" w:rsidR="00694C02" w:rsidRDefault="00694C02" w:rsidP="00567CB3">
            <w:r>
              <w:rPr>
                <w:rFonts w:hint="eastAsia"/>
              </w:rPr>
              <w:t>[</w:t>
            </w:r>
            <w:proofErr w:type="gramStart"/>
            <w:r>
              <w:rPr>
                <w:rFonts w:hint="eastAsia"/>
              </w:rPr>
              <w:t>杰莲英</w:t>
            </w:r>
            <w:proofErr w:type="gramEnd"/>
            <w:r>
              <w:rPr>
                <w:rFonts w:hint="eastAsia"/>
              </w:rPr>
              <w:t>二棍子</w:t>
            </w:r>
            <w:r>
              <w:t>]</w:t>
            </w:r>
            <w:r w:rsidR="00F9580A">
              <w:rPr>
                <w:rFonts w:hint="eastAsia"/>
              </w:rPr>
              <w:t>这个字符组出现0或那次</w:t>
            </w:r>
          </w:p>
        </w:tc>
      </w:tr>
      <w:tr w:rsidR="00694C02" w14:paraId="4ACFFC72" w14:textId="77777777" w:rsidTr="00694C02">
        <w:tc>
          <w:tcPr>
            <w:tcW w:w="1659" w:type="dxa"/>
          </w:tcPr>
          <w:p w14:paraId="76EA46F7" w14:textId="164A7EA1" w:rsidR="00694C02" w:rsidRDefault="00F9580A" w:rsidP="00567CB3">
            <w:r>
              <w:rPr>
                <w:rFonts w:hint="eastAsia"/>
              </w:rPr>
              <w:t>李[</w:t>
            </w:r>
            <w:r>
              <w:t>^</w:t>
            </w:r>
            <w:r>
              <w:rPr>
                <w:rFonts w:hint="eastAsia"/>
              </w:rPr>
              <w:t>和]*</w:t>
            </w:r>
          </w:p>
        </w:tc>
        <w:tc>
          <w:tcPr>
            <w:tcW w:w="1659" w:type="dxa"/>
          </w:tcPr>
          <w:p w14:paraId="14B15CF5" w14:textId="0B5D3CD8" w:rsidR="00694C02" w:rsidRDefault="00F9580A" w:rsidP="00567CB3">
            <w:r>
              <w:rPr>
                <w:rFonts w:hint="eastAsia"/>
              </w:rPr>
              <w:t>李杰和李莲英和李二棍子李</w:t>
            </w:r>
          </w:p>
        </w:tc>
        <w:tc>
          <w:tcPr>
            <w:tcW w:w="1659" w:type="dxa"/>
          </w:tcPr>
          <w:p w14:paraId="1131F715" w14:textId="77777777" w:rsidR="00694C02" w:rsidRDefault="00F9580A" w:rsidP="00567CB3">
            <w:r>
              <w:rPr>
                <w:rFonts w:hint="eastAsia"/>
              </w:rPr>
              <w:t>李杰</w:t>
            </w:r>
          </w:p>
          <w:p w14:paraId="0301C14A" w14:textId="77777777" w:rsidR="00F9580A" w:rsidRDefault="00F9580A" w:rsidP="00567CB3">
            <w:r>
              <w:rPr>
                <w:rFonts w:hint="eastAsia"/>
              </w:rPr>
              <w:t>李莲英</w:t>
            </w:r>
          </w:p>
          <w:p w14:paraId="7347D3C8" w14:textId="5C153474" w:rsidR="00F9580A" w:rsidRDefault="00F9580A" w:rsidP="00567CB3">
            <w:r>
              <w:rPr>
                <w:rFonts w:hint="eastAsia"/>
              </w:rPr>
              <w:t>李二棍子李</w:t>
            </w:r>
          </w:p>
        </w:tc>
        <w:tc>
          <w:tcPr>
            <w:tcW w:w="1659" w:type="dxa"/>
          </w:tcPr>
          <w:p w14:paraId="25948303" w14:textId="76ACC266" w:rsidR="00694C02" w:rsidRDefault="00F9580A" w:rsidP="00567CB3">
            <w:r>
              <w:rPr>
                <w:rFonts w:hint="eastAsia"/>
              </w:rPr>
              <w:t>匹配一个不是和的字符任意次</w:t>
            </w:r>
          </w:p>
        </w:tc>
      </w:tr>
      <w:tr w:rsidR="00694C02" w14:paraId="21506F49" w14:textId="77777777" w:rsidTr="00694C02">
        <w:tc>
          <w:tcPr>
            <w:tcW w:w="1659" w:type="dxa"/>
          </w:tcPr>
          <w:p w14:paraId="2814709D" w14:textId="77777777" w:rsidR="00694C02" w:rsidRDefault="00694C02" w:rsidP="00567CB3"/>
        </w:tc>
        <w:tc>
          <w:tcPr>
            <w:tcW w:w="1659" w:type="dxa"/>
          </w:tcPr>
          <w:p w14:paraId="333110A7" w14:textId="77777777" w:rsidR="00694C02" w:rsidRDefault="00694C02" w:rsidP="00567CB3"/>
        </w:tc>
        <w:tc>
          <w:tcPr>
            <w:tcW w:w="1659" w:type="dxa"/>
          </w:tcPr>
          <w:p w14:paraId="7C58936E" w14:textId="77777777" w:rsidR="00694C02" w:rsidRDefault="00694C02" w:rsidP="00567CB3"/>
        </w:tc>
        <w:tc>
          <w:tcPr>
            <w:tcW w:w="1659" w:type="dxa"/>
          </w:tcPr>
          <w:p w14:paraId="6D1CEF13" w14:textId="77777777" w:rsidR="00694C02" w:rsidRDefault="00694C02" w:rsidP="00567CB3"/>
        </w:tc>
      </w:tr>
    </w:tbl>
    <w:p w14:paraId="5E4CEB73" w14:textId="77777777" w:rsidR="00694C02" w:rsidRDefault="00694C02" w:rsidP="00567CB3"/>
    <w:p w14:paraId="4ABBF0D5" w14:textId="75EBEA65" w:rsidR="001E6242" w:rsidRDefault="001E6242" w:rsidP="001E6242">
      <w:pPr>
        <w:pStyle w:val="3"/>
      </w:pPr>
      <w:r>
        <w:rPr>
          <w:rFonts w:hint="eastAsia"/>
        </w:rPr>
        <w:t>组合</w:t>
      </w:r>
    </w:p>
    <w:p w14:paraId="768C1B26" w14:textId="2E322C2C" w:rsidR="001E6242" w:rsidRDefault="001E6242" w:rsidP="001E6242">
      <w:r>
        <w:rPr>
          <w:rFonts w:hint="eastAsia"/>
        </w:rPr>
        <w:t>匹配18位身份证号</w:t>
      </w:r>
    </w:p>
    <w:p w14:paraId="55D5559F" w14:textId="00C50762" w:rsidR="001E6242" w:rsidRDefault="001E6242" w:rsidP="001E6242">
      <w:r w:rsidRPr="001E6242">
        <w:t>^(\d{6</w:t>
      </w:r>
      <w:proofErr w:type="gramStart"/>
      <w:r w:rsidRPr="001E6242">
        <w:t>})(</w:t>
      </w:r>
      <w:proofErr w:type="gramEnd"/>
      <w:r w:rsidRPr="001E6242">
        <w:t>\d{4})(\d{2})(\d{2})(\d{3})([0-9]|X)$</w:t>
      </w:r>
    </w:p>
    <w:p w14:paraId="2CBD625D" w14:textId="174BF2F4" w:rsidR="001E6242" w:rsidRDefault="001E6242" w:rsidP="001E6242">
      <w:r>
        <w:rPr>
          <w:rFonts w:hint="eastAsia"/>
        </w:rPr>
        <w:t>匹配所有小数</w:t>
      </w:r>
    </w:p>
    <w:p w14:paraId="57B429B2" w14:textId="5A39A040" w:rsidR="001E6242" w:rsidRDefault="001E6242" w:rsidP="001E6242">
      <w:r w:rsidRPr="001E6242">
        <w:rPr>
          <w:rFonts w:hint="eastAsia"/>
          <w:highlight w:val="yellow"/>
        </w:rPr>
        <w:t>\</w:t>
      </w:r>
      <w:r w:rsidRPr="001E6242">
        <w:rPr>
          <w:highlight w:val="yellow"/>
        </w:rPr>
        <w:t xml:space="preserve">d*(\.\d*)?  </w:t>
      </w:r>
      <w:r w:rsidRPr="001E6242">
        <w:rPr>
          <w:rFonts w:hint="eastAsia"/>
          <w:highlight w:val="yellow"/>
        </w:rPr>
        <w:t>将.和小树部分全部都扩起来</w:t>
      </w:r>
      <w:r>
        <w:rPr>
          <w:rFonts w:hint="eastAsia"/>
          <w:highlight w:val="yellow"/>
        </w:rPr>
        <w:t>作用是让它们一起出现</w:t>
      </w:r>
    </w:p>
    <w:p w14:paraId="00EACC86" w14:textId="216AAE34" w:rsidR="001E6242" w:rsidRDefault="005A2A39" w:rsidP="005A2A39">
      <w:pPr>
        <w:pStyle w:val="2"/>
      </w:pPr>
      <w:r>
        <w:rPr>
          <w:rFonts w:hint="eastAsia"/>
        </w:rPr>
        <w:t>d</w:t>
      </w:r>
      <w:r>
        <w:t>ay26-01(</w:t>
      </w:r>
      <w:r>
        <w:rPr>
          <w:rFonts w:hint="eastAsia"/>
        </w:rPr>
        <w:t>内容回顾</w:t>
      </w:r>
      <w:r>
        <w:t>)</w:t>
      </w:r>
    </w:p>
    <w:p w14:paraId="14A9BA37" w14:textId="41F4A88C" w:rsidR="005A2A39" w:rsidRDefault="001868F8" w:rsidP="001E6242">
      <w:r>
        <w:rPr>
          <w:rFonts w:hint="eastAsia"/>
        </w:rPr>
        <w:t>正则表达式的应用：登陆表单验证，爬虫，自动化开发，日子分析</w:t>
      </w:r>
    </w:p>
    <w:p w14:paraId="5AD2D426" w14:textId="14C0256C" w:rsidR="005A2A39" w:rsidRDefault="003B30A9" w:rsidP="003B30A9">
      <w:pPr>
        <w:pStyle w:val="3"/>
      </w:pPr>
      <w:r>
        <w:rPr>
          <w:rFonts w:hint="eastAsia"/>
        </w:rPr>
        <w:lastRenderedPageBreak/>
        <w:t>作业</w:t>
      </w:r>
    </w:p>
    <w:p w14:paraId="2A686EFC" w14:textId="389C0198" w:rsidR="007B4613" w:rsidRPr="007B4613" w:rsidRDefault="007B4613" w:rsidP="007B4613">
      <w:pPr>
        <w:pStyle w:val="4"/>
      </w:pPr>
      <w:r>
        <w:rPr>
          <w:rFonts w:hint="eastAsia"/>
        </w:rPr>
        <w:t>一</w:t>
      </w:r>
    </w:p>
    <w:p w14:paraId="6CF12695" w14:textId="7698E538" w:rsidR="003B30A9" w:rsidRDefault="00C25F5B" w:rsidP="00C25F5B">
      <w:pPr>
        <w:pStyle w:val="a8"/>
        <w:numPr>
          <w:ilvl w:val="0"/>
          <w:numId w:val="4"/>
        </w:numPr>
        <w:ind w:firstLineChars="0"/>
      </w:pPr>
      <w:r>
        <w:rPr>
          <w:rFonts w:hint="eastAsia"/>
        </w:rPr>
        <w:t>匹配任意长度的正整数：[</w:t>
      </w:r>
      <w:r>
        <w:t>1-9]\d*</w:t>
      </w:r>
    </w:p>
    <w:p w14:paraId="7E6A677B" w14:textId="39625FEE" w:rsidR="00C25F5B" w:rsidRDefault="00C25F5B" w:rsidP="00C25F5B">
      <w:pPr>
        <w:pStyle w:val="a8"/>
        <w:numPr>
          <w:ilvl w:val="0"/>
          <w:numId w:val="4"/>
        </w:numPr>
        <w:ind w:firstLineChars="0"/>
      </w:pPr>
      <w:r>
        <w:rPr>
          <w:rFonts w:hint="eastAsia"/>
        </w:rPr>
        <w:t>匹配小数</w:t>
      </w:r>
      <w:r w:rsidR="0005582F">
        <w:t xml:space="preserve">  -?\d+\.\d+</w:t>
      </w:r>
    </w:p>
    <w:p w14:paraId="646933F2" w14:textId="10FE409E" w:rsidR="00C25F5B" w:rsidRPr="0005582F" w:rsidRDefault="00C25F5B" w:rsidP="00C25F5B">
      <w:pPr>
        <w:pStyle w:val="a8"/>
        <w:numPr>
          <w:ilvl w:val="0"/>
          <w:numId w:val="4"/>
        </w:numPr>
        <w:ind w:firstLineChars="0"/>
        <w:rPr>
          <w:highlight w:val="cyan"/>
        </w:rPr>
      </w:pPr>
      <w:r>
        <w:rPr>
          <w:rFonts w:hint="eastAsia"/>
        </w:rPr>
        <w:t>匹配整数或者小数</w:t>
      </w:r>
      <w:r w:rsidR="0005582F">
        <w:rPr>
          <w:rFonts w:hint="eastAsia"/>
        </w:rPr>
        <w:t xml:space="preserve"> </w:t>
      </w:r>
      <w:r w:rsidR="0005582F">
        <w:t xml:space="preserve"> -?\d+(\.\d+</w:t>
      </w:r>
      <w:proofErr w:type="gramStart"/>
      <w:r w:rsidR="0005582F">
        <w:t>)?</w:t>
      </w:r>
      <w:r w:rsidR="0005582F">
        <w:rPr>
          <w:rFonts w:hint="eastAsia"/>
        </w:rPr>
        <w:t>（</w:t>
      </w:r>
      <w:proofErr w:type="gramEnd"/>
      <w:r w:rsidR="0005582F" w:rsidRPr="0005582F">
        <w:rPr>
          <w:rFonts w:hint="eastAsia"/>
          <w:highlight w:val="magenta"/>
        </w:rPr>
        <w:t>标准答案</w:t>
      </w:r>
      <w:r w:rsidR="0005582F">
        <w:rPr>
          <w:rFonts w:hint="eastAsia"/>
        </w:rPr>
        <w:t>）</w:t>
      </w:r>
      <w:r w:rsidR="0005582F">
        <w:t xml:space="preserve">  </w:t>
      </w:r>
      <w:r w:rsidR="0005582F" w:rsidRPr="0005582F">
        <w:rPr>
          <w:highlight w:val="cyan"/>
        </w:rPr>
        <w:t>\d+\.?d*(</w:t>
      </w:r>
      <w:r w:rsidR="0005582F" w:rsidRPr="0005582F">
        <w:rPr>
          <w:rFonts w:hint="eastAsia"/>
          <w:highlight w:val="cyan"/>
        </w:rPr>
        <w:t>有缺陷1.</w:t>
      </w:r>
      <w:r w:rsidR="0005582F" w:rsidRPr="0005582F">
        <w:rPr>
          <w:highlight w:val="cyan"/>
        </w:rPr>
        <w:t xml:space="preserve"> </w:t>
      </w:r>
      <w:r w:rsidR="0005582F" w:rsidRPr="0005582F">
        <w:rPr>
          <w:rFonts w:hint="eastAsia"/>
          <w:highlight w:val="cyan"/>
        </w:rPr>
        <w:t>2.</w:t>
      </w:r>
      <w:r w:rsidR="0005582F" w:rsidRPr="0005582F">
        <w:rPr>
          <w:highlight w:val="cyan"/>
        </w:rPr>
        <w:t xml:space="preserve"> </w:t>
      </w:r>
      <w:r w:rsidR="0005582F" w:rsidRPr="0005582F">
        <w:rPr>
          <w:rFonts w:hint="eastAsia"/>
          <w:highlight w:val="cyan"/>
        </w:rPr>
        <w:t>这样的内容都能被匹配上</w:t>
      </w:r>
      <w:r w:rsidR="0005582F" w:rsidRPr="0005582F">
        <w:rPr>
          <w:highlight w:val="cyan"/>
        </w:rPr>
        <w:t xml:space="preserve">)  </w:t>
      </w:r>
      <w:r w:rsidR="0005582F" w:rsidRPr="0005582F">
        <w:rPr>
          <w:rFonts w:hint="eastAsia"/>
          <w:highlight w:val="cyan"/>
        </w:rPr>
        <w:t>\</w:t>
      </w:r>
      <w:r w:rsidR="0005582F" w:rsidRPr="0005582F">
        <w:rPr>
          <w:highlight w:val="cyan"/>
        </w:rPr>
        <w:t>d+\.</w:t>
      </w:r>
      <w:proofErr w:type="gramStart"/>
      <w:r w:rsidR="0005582F" w:rsidRPr="0005582F">
        <w:rPr>
          <w:highlight w:val="cyan"/>
        </w:rPr>
        <w:t>?\</w:t>
      </w:r>
      <w:proofErr w:type="gramEnd"/>
      <w:r w:rsidR="0005582F" w:rsidRPr="0005582F">
        <w:rPr>
          <w:highlight w:val="cyan"/>
        </w:rPr>
        <w:t xml:space="preserve">d+ </w:t>
      </w:r>
      <w:r w:rsidR="0005582F" w:rsidRPr="0005582F">
        <w:rPr>
          <w:rFonts w:hint="eastAsia"/>
          <w:highlight w:val="cyan"/>
        </w:rPr>
        <w:t>（有缺陷 1，2</w:t>
      </w:r>
      <w:r w:rsidR="0005582F" w:rsidRPr="0005582F">
        <w:rPr>
          <w:highlight w:val="cyan"/>
        </w:rPr>
        <w:t xml:space="preserve"> </w:t>
      </w:r>
      <w:r w:rsidR="0005582F" w:rsidRPr="0005582F">
        <w:rPr>
          <w:rFonts w:hint="eastAsia"/>
          <w:highlight w:val="cyan"/>
        </w:rPr>
        <w:t>这样的一位数都匹配不上了）</w:t>
      </w:r>
    </w:p>
    <w:p w14:paraId="23460B89" w14:textId="49E3D95C" w:rsidR="00C25F5B" w:rsidRDefault="00C25F5B" w:rsidP="00C25F5B">
      <w:pPr>
        <w:pStyle w:val="a8"/>
        <w:numPr>
          <w:ilvl w:val="0"/>
          <w:numId w:val="4"/>
        </w:numPr>
        <w:ind w:firstLineChars="0"/>
      </w:pPr>
      <w:r>
        <w:rPr>
          <w:rFonts w:hint="eastAsia"/>
        </w:rPr>
        <w:t>匹配负数</w:t>
      </w:r>
      <w:r w:rsidR="0005582F">
        <w:rPr>
          <w:rFonts w:hint="eastAsia"/>
        </w:rPr>
        <w:t xml:space="preserve"> </w:t>
      </w:r>
      <w:r w:rsidR="0005582F">
        <w:t xml:space="preserve"> -0\.\d+|-[1-</w:t>
      </w:r>
      <w:proofErr w:type="gramStart"/>
      <w:r w:rsidR="0005582F">
        <w:t>9]+</w:t>
      </w:r>
      <w:proofErr w:type="gramEnd"/>
      <w:r w:rsidR="0005582F">
        <w:t>(\.\d+)?</w:t>
      </w:r>
    </w:p>
    <w:p w14:paraId="4BB4AFD4" w14:textId="0340ED3B" w:rsidR="00C25F5B" w:rsidRDefault="00C25F5B" w:rsidP="00C25F5B">
      <w:pPr>
        <w:pStyle w:val="a8"/>
        <w:numPr>
          <w:ilvl w:val="0"/>
          <w:numId w:val="4"/>
        </w:numPr>
        <w:ind w:firstLineChars="0"/>
      </w:pPr>
      <w:r>
        <w:rPr>
          <w:rFonts w:hint="eastAsia"/>
        </w:rPr>
        <w:t>匹配qq</w:t>
      </w:r>
      <w:r w:rsidR="007B4613">
        <w:t xml:space="preserve"> [1-9]\d{4,11}</w:t>
      </w:r>
    </w:p>
    <w:p w14:paraId="76486EE3" w14:textId="1B5CF35E" w:rsidR="00C25F5B" w:rsidRDefault="00C25F5B" w:rsidP="00C25F5B">
      <w:pPr>
        <w:pStyle w:val="a8"/>
        <w:numPr>
          <w:ilvl w:val="0"/>
          <w:numId w:val="4"/>
        </w:numPr>
        <w:ind w:firstLineChars="0"/>
      </w:pPr>
      <w:r>
        <w:rPr>
          <w:rFonts w:hint="eastAsia"/>
        </w:rPr>
        <w:t>匹配长度为11位的电话号码</w:t>
      </w:r>
      <w:r w:rsidR="007B4613">
        <w:rPr>
          <w:rFonts w:hint="eastAsia"/>
        </w:rPr>
        <w:t xml:space="preserve"> </w:t>
      </w:r>
      <w:r w:rsidR="007B4613">
        <w:t xml:space="preserve"> 1[3-9]\d{9}</w:t>
      </w:r>
    </w:p>
    <w:p w14:paraId="17556687" w14:textId="00837896" w:rsidR="00C25F5B" w:rsidRDefault="00C25F5B" w:rsidP="00C25F5B">
      <w:pPr>
        <w:pStyle w:val="a8"/>
        <w:numPr>
          <w:ilvl w:val="0"/>
          <w:numId w:val="4"/>
        </w:numPr>
        <w:ind w:firstLineChars="0"/>
      </w:pPr>
      <w:r>
        <w:rPr>
          <w:rFonts w:hint="eastAsia"/>
        </w:rPr>
        <w:t>长度为8-10位iede用户密码:包含数字字母下划线</w:t>
      </w:r>
      <w:r w:rsidR="007B4613">
        <w:rPr>
          <w:rFonts w:hint="eastAsia"/>
        </w:rPr>
        <w:t xml:space="preserve">和？ </w:t>
      </w:r>
      <w:r w:rsidR="007B4613">
        <w:t xml:space="preserve"> </w:t>
      </w:r>
      <w:r w:rsidR="007B4613">
        <w:rPr>
          <w:rFonts w:hint="eastAsia"/>
        </w:rPr>
        <w:t>【</w:t>
      </w:r>
      <w:r w:rsidR="007B4613">
        <w:t>\w</w:t>
      </w:r>
      <w:r w:rsidR="007B4613">
        <w:rPr>
          <w:rFonts w:hint="eastAsia"/>
        </w:rPr>
        <w:t>@？</w:t>
      </w:r>
      <w:r w:rsidR="007B4613">
        <w:t>】{8,10}</w:t>
      </w:r>
    </w:p>
    <w:p w14:paraId="3FF05450" w14:textId="7FF515BE" w:rsidR="00C25F5B" w:rsidRDefault="00C25F5B" w:rsidP="00C25F5B">
      <w:pPr>
        <w:pStyle w:val="a8"/>
        <w:numPr>
          <w:ilvl w:val="0"/>
          <w:numId w:val="4"/>
        </w:numPr>
        <w:ind w:firstLineChars="0"/>
      </w:pPr>
      <w:r>
        <w:rPr>
          <w:rFonts w:hint="eastAsia"/>
        </w:rPr>
        <w:t>匹配验证码：4位数字字母组成</w:t>
      </w:r>
      <w:r w:rsidR="00753C04">
        <w:rPr>
          <w:rFonts w:hint="eastAsia"/>
        </w:rPr>
        <w:t xml:space="preserve"> </w:t>
      </w:r>
      <w:r w:rsidR="00753C04">
        <w:t xml:space="preserve"> \w</w:t>
      </w:r>
      <w:r w:rsidR="0005582F">
        <w:t>{4}</w:t>
      </w:r>
    </w:p>
    <w:p w14:paraId="785005EB" w14:textId="3AEB0243" w:rsidR="007B4613" w:rsidRDefault="007B4613" w:rsidP="007B4613">
      <w:pPr>
        <w:pStyle w:val="4"/>
      </w:pPr>
      <w:r>
        <w:rPr>
          <w:rFonts w:hint="eastAsia"/>
        </w:rPr>
        <w:t>二</w:t>
      </w:r>
    </w:p>
    <w:p w14:paraId="56340038" w14:textId="7343AC68" w:rsidR="005A2A39" w:rsidRDefault="007B4613" w:rsidP="001E6242">
      <w:r>
        <w:rPr>
          <w:rFonts w:hint="eastAsia"/>
        </w:rPr>
        <w:t>&lt;</w:t>
      </w:r>
      <w:r>
        <w:t>a&gt;wahaha&lt;\a&gt;</w:t>
      </w:r>
    </w:p>
    <w:p w14:paraId="063A0FD1" w14:textId="32974E24" w:rsidR="007B4613" w:rsidRDefault="007B4613" w:rsidP="001E6242">
      <w:r>
        <w:rPr>
          <w:rFonts w:hint="eastAsia"/>
        </w:rPr>
        <w:t>&lt;</w:t>
      </w:r>
      <w:r>
        <w:t>b&gt;banana&lt;\b&gt;</w:t>
      </w:r>
    </w:p>
    <w:p w14:paraId="719D8E05" w14:textId="60E916EA" w:rsidR="007B4613" w:rsidRDefault="007B4613" w:rsidP="001E6242">
      <w:r>
        <w:rPr>
          <w:rFonts w:hint="eastAsia"/>
        </w:rPr>
        <w:t>&lt;</w:t>
      </w:r>
      <w:r>
        <w:t>h1&gt;qqxing&lt;\h1&gt;</w:t>
      </w:r>
    </w:p>
    <w:p w14:paraId="6920E88C" w14:textId="1A182BD4" w:rsidR="007B4613" w:rsidRDefault="007B4613" w:rsidP="001E6242">
      <w:r>
        <w:rPr>
          <w:rFonts w:hint="eastAsia"/>
        </w:rPr>
        <w:t>&lt;</w:t>
      </w:r>
      <w:r>
        <w:t>script&gt;salkdjgh&lt;/script&gt;</w:t>
      </w:r>
    </w:p>
    <w:p w14:paraId="2C5625CE" w14:textId="309967E3" w:rsidR="007B4613" w:rsidRDefault="007B4613" w:rsidP="001E6242">
      <w:r>
        <w:rPr>
          <w:rFonts w:hint="eastAsia"/>
        </w:rPr>
        <w:t>匹配出w</w:t>
      </w:r>
      <w:r>
        <w:t>ahaha,banana,qqxing</w:t>
      </w:r>
      <w:r>
        <w:rPr>
          <w:rFonts w:hint="eastAsia"/>
        </w:rPr>
        <w:t>内容</w:t>
      </w:r>
      <w:r w:rsidR="00A943C5">
        <w:rPr>
          <w:rFonts w:hint="eastAsia"/>
        </w:rPr>
        <w:t>（即匹配出标签内的内容）</w:t>
      </w:r>
      <w:r>
        <w:rPr>
          <w:rFonts w:hint="eastAsia"/>
        </w:rPr>
        <w:t xml:space="preserve"> </w:t>
      </w:r>
      <w:r>
        <w:t xml:space="preserve">  </w:t>
      </w:r>
      <w:commentRangeStart w:id="55"/>
      <w:r w:rsidRPr="007B4613">
        <w:rPr>
          <w:rFonts w:hint="eastAsia"/>
          <w:highlight w:val="magenta"/>
        </w:rPr>
        <w:t>&gt;</w:t>
      </w:r>
      <w:r w:rsidRPr="007B4613">
        <w:rPr>
          <w:highlight w:val="magenta"/>
        </w:rPr>
        <w:t>\w+&lt;</w:t>
      </w:r>
      <w:commentRangeEnd w:id="55"/>
      <w:r w:rsidR="00A943C5">
        <w:rPr>
          <w:rStyle w:val="a9"/>
        </w:rPr>
        <w:commentReference w:id="55"/>
      </w:r>
    </w:p>
    <w:p w14:paraId="383E5E6A" w14:textId="06BF4F0B" w:rsidR="007B4613" w:rsidRDefault="007B4613" w:rsidP="001E6242">
      <w:r>
        <w:rPr>
          <w:rFonts w:hint="eastAsia"/>
        </w:rPr>
        <w:t>匹配出a</w:t>
      </w:r>
      <w:r>
        <w:t>,b,h1</w:t>
      </w:r>
      <w:r>
        <w:rPr>
          <w:rFonts w:hint="eastAsia"/>
        </w:rPr>
        <w:t>这样的内容</w:t>
      </w:r>
      <w:r w:rsidR="00A943C5">
        <w:rPr>
          <w:rFonts w:hint="eastAsia"/>
        </w:rPr>
        <w:t>（匹配出标签）</w:t>
      </w:r>
      <w:r>
        <w:rPr>
          <w:rFonts w:hint="eastAsia"/>
        </w:rPr>
        <w:t xml:space="preserve"> </w:t>
      </w:r>
      <w:commentRangeStart w:id="56"/>
      <w:r>
        <w:t xml:space="preserve"> </w:t>
      </w:r>
      <w:r w:rsidRPr="00A943C5">
        <w:rPr>
          <w:highlight w:val="magenta"/>
        </w:rPr>
        <w:t>&lt;\w+&gt;</w:t>
      </w:r>
      <w:commentRangeEnd w:id="56"/>
      <w:r w:rsidR="00A943C5">
        <w:rPr>
          <w:rStyle w:val="a9"/>
        </w:rPr>
        <w:commentReference w:id="56"/>
      </w:r>
      <w:r w:rsidR="00A943C5">
        <w:rPr>
          <w:rFonts w:hint="eastAsia"/>
          <w:highlight w:val="magenta"/>
        </w:rPr>
        <w:t>）</w:t>
      </w:r>
    </w:p>
    <w:p w14:paraId="301A9179" w14:textId="51429023" w:rsidR="005A2A39" w:rsidRPr="00A943C5" w:rsidRDefault="00A943C5" w:rsidP="00A943C5">
      <w:pPr>
        <w:pStyle w:val="4"/>
      </w:pPr>
      <w:r>
        <w:rPr>
          <w:rFonts w:hint="eastAsia"/>
        </w:rPr>
        <w:t>三</w:t>
      </w:r>
    </w:p>
    <w:p w14:paraId="1FF087C6" w14:textId="6E4FB057" w:rsidR="005A2A39" w:rsidRDefault="00A943C5" w:rsidP="001E6242">
      <w:r w:rsidRPr="00A943C5">
        <w:t>(-40/5)(9-2*5/3+7/3*99/4*298+10*568/14)(-4*3)(16-3*2)</w:t>
      </w:r>
      <w:r>
        <w:rPr>
          <w:rFonts w:hint="eastAsia"/>
        </w:rPr>
        <w:t>匹配出最内层的小括号</w:t>
      </w:r>
    </w:p>
    <w:p w14:paraId="022CFED5" w14:textId="37D4A759" w:rsidR="00A943C5" w:rsidRDefault="00A943C5" w:rsidP="001E6242">
      <w:r>
        <w:rPr>
          <w:rFonts w:hint="eastAsia"/>
        </w:rPr>
        <w:t>正则表达式：</w:t>
      </w:r>
      <w:commentRangeStart w:id="57"/>
      <w:r w:rsidRPr="00A943C5">
        <w:t>\([</w:t>
      </w:r>
      <w:proofErr w:type="gramStart"/>
      <w:r w:rsidRPr="00A943C5">
        <w:t>\d\.+</w:t>
      </w:r>
      <w:proofErr w:type="gramEnd"/>
      <w:r w:rsidRPr="00A943C5">
        <w:t>\-*/]+\)</w:t>
      </w:r>
      <w:commentRangeEnd w:id="57"/>
      <w:r w:rsidR="00A4085F">
        <w:rPr>
          <w:rStyle w:val="a9"/>
        </w:rPr>
        <w:commentReference w:id="57"/>
      </w:r>
    </w:p>
    <w:p w14:paraId="13571947" w14:textId="77777777" w:rsidR="00A943C5" w:rsidRDefault="00A943C5" w:rsidP="001E6242">
      <w:r w:rsidRPr="00A943C5">
        <w:t>(-40/5)</w:t>
      </w:r>
    </w:p>
    <w:p w14:paraId="1169B5AB" w14:textId="77777777" w:rsidR="00A943C5" w:rsidRDefault="00A943C5" w:rsidP="001E6242">
      <w:r w:rsidRPr="00A943C5">
        <w:t>(9-2*5/3+7/3*99/4*298+10*568/14)</w:t>
      </w:r>
    </w:p>
    <w:p w14:paraId="695B4AC1" w14:textId="77777777" w:rsidR="00A943C5" w:rsidRDefault="00A943C5" w:rsidP="001E6242">
      <w:r w:rsidRPr="00A943C5">
        <w:t>(-4*3)</w:t>
      </w:r>
    </w:p>
    <w:p w14:paraId="1A494532" w14:textId="1F6B1041" w:rsidR="00A943C5" w:rsidRDefault="00A943C5" w:rsidP="001E6242">
      <w:r w:rsidRPr="00A943C5">
        <w:t>(16-3*2)</w:t>
      </w:r>
    </w:p>
    <w:p w14:paraId="27E89DDF" w14:textId="7E7EF81D" w:rsidR="005A2A39" w:rsidRDefault="00A4085F" w:rsidP="00A4085F">
      <w:pPr>
        <w:pStyle w:val="2"/>
      </w:pPr>
      <w:r>
        <w:t>d</w:t>
      </w:r>
      <w:r>
        <w:rPr>
          <w:rFonts w:hint="eastAsia"/>
        </w:rPr>
        <w:t>ay</w:t>
      </w:r>
      <w:r>
        <w:t>26-02</w:t>
      </w:r>
    </w:p>
    <w:p w14:paraId="680170E3" w14:textId="1434A4F1" w:rsidR="00A4085F" w:rsidRDefault="00A4085F" w:rsidP="00A4085F">
      <w:r>
        <w:rPr>
          <w:rFonts w:hint="eastAsia"/>
        </w:rPr>
        <w:t>r</w:t>
      </w:r>
      <w:r>
        <w:t>e</w:t>
      </w:r>
      <w:r>
        <w:rPr>
          <w:rFonts w:hint="eastAsia"/>
        </w:rPr>
        <w:t>模块</w:t>
      </w:r>
    </w:p>
    <w:p w14:paraId="42A87583" w14:textId="607BBAC0" w:rsidR="00A4085F" w:rsidRDefault="00A4085F" w:rsidP="00A4085F">
      <w:r>
        <w:rPr>
          <w:rFonts w:hint="eastAsia"/>
        </w:rPr>
        <w:t>常用方法</w:t>
      </w:r>
    </w:p>
    <w:p w14:paraId="05B85303" w14:textId="5090D608" w:rsidR="00A4085F" w:rsidRDefault="00A4085F" w:rsidP="00A4085F">
      <w:r>
        <w:t>P</w:t>
      </w:r>
      <w:r>
        <w:rPr>
          <w:rFonts w:hint="eastAsia"/>
        </w:rPr>
        <w:t>ython中正则表达式的特点</w:t>
      </w:r>
    </w:p>
    <w:p w14:paraId="5F6FCD37" w14:textId="13649A1B" w:rsidR="00A4085F" w:rsidRPr="00A4085F" w:rsidRDefault="00A4085F" w:rsidP="00A4085F">
      <w:r>
        <w:rPr>
          <w:rFonts w:hint="eastAsia"/>
        </w:rPr>
        <w:t>代码的示例</w:t>
      </w:r>
    </w:p>
    <w:p w14:paraId="0C6723F8" w14:textId="6283BA99" w:rsidR="005A2A39" w:rsidRDefault="00A4085F" w:rsidP="00A4085F">
      <w:pPr>
        <w:pStyle w:val="2"/>
      </w:pPr>
      <w:r>
        <w:rPr>
          <w:rFonts w:hint="eastAsia"/>
        </w:rPr>
        <w:lastRenderedPageBreak/>
        <w:t>d</w:t>
      </w:r>
      <w:r>
        <w:t>ay</w:t>
      </w:r>
      <w:r>
        <w:rPr>
          <w:rFonts w:hint="eastAsia"/>
        </w:rPr>
        <w:t>26-03</w:t>
      </w:r>
    </w:p>
    <w:p w14:paraId="6021EAC1" w14:textId="0ED0A56E" w:rsidR="005A2A39" w:rsidRDefault="0029199A" w:rsidP="0029199A">
      <w:pPr>
        <w:pStyle w:val="3"/>
      </w:pPr>
      <w:r>
        <w:rPr>
          <w:rFonts w:hint="eastAsia"/>
        </w:rPr>
        <w:t>在python中使用正则表达式</w:t>
      </w:r>
    </w:p>
    <w:p w14:paraId="7567326B" w14:textId="1D0CC5D0" w:rsidR="0029199A" w:rsidRDefault="0029199A" w:rsidP="0029199A">
      <w:pPr>
        <w:pStyle w:val="4"/>
      </w:pPr>
      <w:r>
        <w:rPr>
          <w:rFonts w:hint="eastAsia"/>
        </w:rPr>
        <w:t>转义符</w:t>
      </w:r>
    </w:p>
    <w:p w14:paraId="0E0D8206" w14:textId="307E6AFF" w:rsidR="0029199A" w:rsidRDefault="0029199A" w:rsidP="0029199A">
      <w:pPr>
        <w:pStyle w:val="5"/>
      </w:pPr>
      <w:r>
        <w:rPr>
          <w:rFonts w:hint="eastAsia"/>
        </w:rPr>
        <w:t>在python中使用转义符</w:t>
      </w:r>
    </w:p>
    <w:p w14:paraId="7CDB959F" w14:textId="38DACF39" w:rsidR="0029199A" w:rsidRDefault="0029199A" w:rsidP="0029199A">
      <w:r>
        <w:t>“\n”\</w:t>
      </w:r>
      <w:r>
        <w:rPr>
          <w:rFonts w:hint="eastAsia"/>
        </w:rPr>
        <w:t>是转义符，赋予了n一个特殊的意义,表示一个换行符</w:t>
      </w:r>
    </w:p>
    <w:p w14:paraId="3D4C8005" w14:textId="50EA129A" w:rsidR="0029199A" w:rsidRDefault="0029199A" w:rsidP="0029199A">
      <w:r>
        <w:rPr>
          <w:rFonts w:hint="eastAsia"/>
        </w:rPr>
        <w:t>如何打印\</w:t>
      </w:r>
      <w:r>
        <w:t>n</w:t>
      </w:r>
      <w:r w:rsidR="0073479F">
        <w:rPr>
          <w:rFonts w:hint="eastAsia"/>
        </w:rPr>
        <w:t>+</w:t>
      </w:r>
    </w:p>
    <w:p w14:paraId="6E446C37" w14:textId="70C9B3EC" w:rsidR="00B57B61" w:rsidRPr="00B57B61" w:rsidRDefault="00D25BF7" w:rsidP="00B57B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Pr>
          <w:rFonts w:ascii="宋体" w:eastAsia="宋体" w:hAnsi="宋体" w:cs="宋体"/>
          <w:color w:val="8888C6"/>
          <w:kern w:val="0"/>
          <w:sz w:val="24"/>
          <w:szCs w:val="24"/>
        </w:rPr>
        <w:t>1.</w:t>
      </w:r>
      <w:r w:rsidR="00B57B61" w:rsidRPr="00B57B61">
        <w:rPr>
          <w:rFonts w:ascii="宋体" w:eastAsia="宋体" w:hAnsi="宋体" w:cs="宋体" w:hint="eastAsia"/>
          <w:color w:val="8888C6"/>
          <w:kern w:val="0"/>
          <w:sz w:val="24"/>
          <w:szCs w:val="24"/>
        </w:rPr>
        <w:t>print</w:t>
      </w:r>
      <w:r w:rsidR="00B57B61" w:rsidRPr="00B57B61">
        <w:rPr>
          <w:rFonts w:ascii="宋体" w:eastAsia="宋体" w:hAnsi="宋体" w:cs="宋体" w:hint="eastAsia"/>
          <w:color w:val="A9B7C6"/>
          <w:kern w:val="0"/>
          <w:sz w:val="24"/>
          <w:szCs w:val="24"/>
        </w:rPr>
        <w:t>(</w:t>
      </w:r>
      <w:r w:rsidR="00B57B61" w:rsidRPr="00B57B61">
        <w:rPr>
          <w:rFonts w:ascii="宋体" w:eastAsia="宋体" w:hAnsi="宋体" w:cs="宋体" w:hint="eastAsia"/>
          <w:color w:val="6A8759"/>
          <w:kern w:val="0"/>
          <w:sz w:val="24"/>
          <w:szCs w:val="24"/>
        </w:rPr>
        <w:t>"</w:t>
      </w:r>
      <w:r w:rsidR="00B57B61" w:rsidRPr="00B57B61">
        <w:rPr>
          <w:rFonts w:ascii="宋体" w:eastAsia="宋体" w:hAnsi="宋体" w:cs="宋体" w:hint="eastAsia"/>
          <w:color w:val="CC7832"/>
          <w:kern w:val="0"/>
          <w:sz w:val="24"/>
          <w:szCs w:val="24"/>
        </w:rPr>
        <w:t>\\</w:t>
      </w:r>
      <w:r w:rsidR="00B57B61" w:rsidRPr="00B57B61">
        <w:rPr>
          <w:rFonts w:ascii="宋体" w:eastAsia="宋体" w:hAnsi="宋体" w:cs="宋体" w:hint="eastAsia"/>
          <w:color w:val="6A8759"/>
          <w:kern w:val="0"/>
          <w:sz w:val="24"/>
          <w:szCs w:val="24"/>
        </w:rPr>
        <w:t>n"</w:t>
      </w:r>
      <w:r w:rsidR="00B57B61" w:rsidRPr="00B57B61">
        <w:rPr>
          <w:rFonts w:ascii="宋体" w:eastAsia="宋体" w:hAnsi="宋体" w:cs="宋体" w:hint="eastAsia"/>
          <w:color w:val="A9B7C6"/>
          <w:kern w:val="0"/>
          <w:sz w:val="24"/>
          <w:szCs w:val="24"/>
        </w:rPr>
        <w:t>)</w:t>
      </w:r>
    </w:p>
    <w:p w14:paraId="7FB8A7D5" w14:textId="56F479BA" w:rsidR="00D25BF7" w:rsidRDefault="00D25BF7" w:rsidP="00D25BF7">
      <w:pPr>
        <w:pStyle w:val="HTML"/>
        <w:shd w:val="clear" w:color="auto" w:fill="2B2B2B"/>
        <w:rPr>
          <w:color w:val="A9B7C6"/>
        </w:rPr>
      </w:pPr>
      <w:r>
        <w:rPr>
          <w:color w:val="8888C6"/>
        </w:rPr>
        <w:t>2.</w:t>
      </w:r>
      <w:r>
        <w:rPr>
          <w:rFonts w:hint="eastAsia"/>
          <w:color w:val="8888C6"/>
        </w:rPr>
        <w:t>print</w:t>
      </w:r>
      <w:r>
        <w:rPr>
          <w:rFonts w:hint="eastAsia"/>
          <w:color w:val="A9B7C6"/>
        </w:rPr>
        <w:t>(</w:t>
      </w:r>
      <w:r>
        <w:rPr>
          <w:rFonts w:hint="eastAsia"/>
          <w:color w:val="6A8759"/>
        </w:rPr>
        <w:t>r"\n"</w:t>
      </w:r>
      <w:r>
        <w:rPr>
          <w:rFonts w:hint="eastAsia"/>
          <w:color w:val="A9B7C6"/>
        </w:rPr>
        <w:t>)</w:t>
      </w:r>
    </w:p>
    <w:p w14:paraId="173ACC7C" w14:textId="68C81B2C" w:rsidR="0029199A" w:rsidRDefault="00AA285A" w:rsidP="00AA285A">
      <w:pPr>
        <w:pStyle w:val="5"/>
      </w:pPr>
      <w:r>
        <w:rPr>
          <w:rFonts w:hint="eastAsia"/>
        </w:rPr>
        <w:t>实战</w:t>
      </w:r>
    </w:p>
    <w:p w14:paraId="5FC768FC" w14:textId="548836BD" w:rsidR="00AA285A" w:rsidRDefault="00AA285A" w:rsidP="00AA285A">
      <w:r>
        <w:rPr>
          <w:rFonts w:hint="eastAsia"/>
        </w:rPr>
        <w:t>正则表达式匹配\</w:t>
      </w:r>
      <w:r>
        <w:t>n,</w:t>
      </w:r>
      <w:r>
        <w:rPr>
          <w:rFonts w:hint="eastAsia"/>
        </w:rPr>
        <w:t>所有的表达式在py中都是字符串的形式，因为“\</w:t>
      </w:r>
      <w:r>
        <w:t>n</w:t>
      </w:r>
      <w:r>
        <w:rPr>
          <w:rFonts w:hint="eastAsia"/>
        </w:rPr>
        <w:t>”表示一个换行符，所以要匹配\</w:t>
      </w:r>
      <w:r>
        <w:t>n</w:t>
      </w:r>
      <w:r>
        <w:rPr>
          <w:rFonts w:hint="eastAsia"/>
        </w:rPr>
        <w:t>就要写成</w:t>
      </w:r>
      <w:hyperlink r:id="rId14" w:history="1">
        <w:r w:rsidRPr="0097011B">
          <w:rPr>
            <w:rStyle w:val="af0"/>
            <w:rFonts w:hint="eastAsia"/>
          </w:rPr>
          <w:t>\</w:t>
        </w:r>
        <w:r w:rsidRPr="0097011B">
          <w:rPr>
            <w:rStyle w:val="af0"/>
          </w:rPr>
          <w:t>\n</w:t>
        </w:r>
      </w:hyperlink>
      <w:r>
        <w:rPr>
          <w:rFonts w:hint="eastAsia"/>
        </w:rPr>
        <w:t>，所以现在要做的就是写个正则表达式来匹配字符串“\</w:t>
      </w:r>
      <w:r>
        <w:t>\n</w:t>
      </w:r>
      <w:r>
        <w:rPr>
          <w:rFonts w:hint="eastAsia"/>
        </w:rPr>
        <w:t>”,</w:t>
      </w:r>
    </w:p>
    <w:p w14:paraId="1F23FB4D" w14:textId="21805C51" w:rsidR="00AA285A" w:rsidRDefault="00AA285A" w:rsidP="00AA285A">
      <w:r>
        <w:rPr>
          <w:rFonts w:hint="eastAsia"/>
        </w:rPr>
        <w:t>因为\是转义字符，所以正则表达式中我们要用\</w:t>
      </w:r>
      <w:r>
        <w:t>\</w:t>
      </w:r>
      <w:r>
        <w:rPr>
          <w:rFonts w:hint="eastAsia"/>
        </w:rPr>
        <w:t>来替换字符串中的\</w:t>
      </w:r>
      <w:r>
        <w:t>,</w:t>
      </w:r>
      <w:r>
        <w:rPr>
          <w:rFonts w:hint="eastAsia"/>
        </w:rPr>
        <w:t>所以</w:t>
      </w:r>
      <w:r w:rsidR="00BA4994">
        <w:rPr>
          <w:rFonts w:hint="eastAsia"/>
        </w:rPr>
        <w:t>在python中</w:t>
      </w:r>
      <w:r>
        <w:rPr>
          <w:rFonts w:hint="eastAsia"/>
        </w:rPr>
        <w:t>正则表达式</w:t>
      </w:r>
    </w:p>
    <w:p w14:paraId="137046CC" w14:textId="1A35BB95" w:rsidR="00AA285A" w:rsidRDefault="009B75B1" w:rsidP="00AA285A">
      <w:hyperlink r:id="rId15" w:history="1">
        <w:r w:rsidR="00652DB6" w:rsidRPr="00A454EB">
          <w:rPr>
            <w:rStyle w:val="af0"/>
            <w:rFonts w:hint="eastAsia"/>
          </w:rPr>
          <w:t>\</w:t>
        </w:r>
        <w:r w:rsidR="00652DB6" w:rsidRPr="00A454EB">
          <w:rPr>
            <w:rStyle w:val="af0"/>
          </w:rPr>
          <w:t>\\\n匹配字符串</w:t>
        </w:r>
        <w:r w:rsidR="00652DB6" w:rsidRPr="00A454EB">
          <w:rPr>
            <w:rStyle w:val="af0"/>
            <w:rFonts w:hint="eastAsia"/>
          </w:rPr>
          <w:t>\\</w:t>
        </w:r>
        <w:r w:rsidR="00652DB6" w:rsidRPr="00A454EB">
          <w:rPr>
            <w:rStyle w:val="af0"/>
          </w:rPr>
          <w:t>n</w:t>
        </w:r>
      </w:hyperlink>
      <w:r w:rsidR="00652DB6">
        <w:rPr>
          <w:rStyle w:val="af0"/>
        </w:rPr>
        <w:t>,\\n</w:t>
      </w:r>
      <w:r w:rsidR="00652DB6">
        <w:rPr>
          <w:rStyle w:val="af0"/>
          <w:rFonts w:hint="eastAsia"/>
        </w:rPr>
        <w:t>是\</w:t>
      </w:r>
      <w:r w:rsidR="00652DB6">
        <w:rPr>
          <w:rStyle w:val="af0"/>
        </w:rPr>
        <w:t>n</w:t>
      </w:r>
      <w:r w:rsidR="00652DB6">
        <w:rPr>
          <w:rStyle w:val="af0"/>
          <w:rFonts w:hint="eastAsia"/>
        </w:rPr>
        <w:t>在p</w:t>
      </w:r>
      <w:r w:rsidR="00652DB6">
        <w:rPr>
          <w:rStyle w:val="af0"/>
        </w:rPr>
        <w:t>ython</w:t>
      </w:r>
      <w:r w:rsidR="00652DB6">
        <w:rPr>
          <w:rStyle w:val="af0"/>
          <w:rFonts w:hint="eastAsia"/>
        </w:rPr>
        <w:t>中的字符串表达形式</w:t>
      </w:r>
    </w:p>
    <w:p w14:paraId="158D980E" w14:textId="3512FDC7" w:rsidR="00AA285A" w:rsidRDefault="00AA285A" w:rsidP="00AA285A">
      <w:r>
        <w:rPr>
          <w:rFonts w:hint="eastAsia"/>
        </w:rPr>
        <w:t>简单方法</w:t>
      </w:r>
    </w:p>
    <w:p w14:paraId="349E86F9" w14:textId="778574FD" w:rsidR="009C3A20" w:rsidRDefault="009C3A20" w:rsidP="009C3A20">
      <w:pPr>
        <w:pStyle w:val="6"/>
      </w:pPr>
      <w:r>
        <w:t>P</w:t>
      </w:r>
      <w:r>
        <w:rPr>
          <w:rFonts w:hint="eastAsia"/>
        </w:rPr>
        <w:t>ython中需要转义的</w:t>
      </w:r>
    </w:p>
    <w:p w14:paraId="5B60FCC3" w14:textId="4EF944D1" w:rsidR="00AA285A" w:rsidRDefault="00AA285A" w:rsidP="00AA285A">
      <w:r w:rsidRPr="009C3A20">
        <w:rPr>
          <w:rFonts w:hint="eastAsia"/>
          <w:highlight w:val="cyan"/>
        </w:rPr>
        <w:t>r</w:t>
      </w:r>
      <w:proofErr w:type="gramStart"/>
      <w:r w:rsidRPr="009C3A20">
        <w:rPr>
          <w:highlight w:val="cyan"/>
        </w:rPr>
        <w:t>’</w:t>
      </w:r>
      <w:proofErr w:type="gramEnd"/>
      <w:r w:rsidRPr="009C3A20">
        <w:rPr>
          <w:highlight w:val="cyan"/>
        </w:rPr>
        <w:t>\\n</w:t>
      </w:r>
      <w:proofErr w:type="gramStart"/>
      <w:r w:rsidRPr="009C3A20">
        <w:rPr>
          <w:highlight w:val="cyan"/>
        </w:rPr>
        <w:t>’</w:t>
      </w:r>
      <w:proofErr w:type="gramEnd"/>
      <w:r w:rsidRPr="009C3A20">
        <w:rPr>
          <w:rFonts w:hint="eastAsia"/>
          <w:highlight w:val="cyan"/>
        </w:rPr>
        <w:t>来匹配</w:t>
      </w:r>
      <w:r w:rsidR="009C3A20" w:rsidRPr="009C3A20">
        <w:rPr>
          <w:rFonts w:hint="eastAsia"/>
          <w:highlight w:val="cyan"/>
        </w:rPr>
        <w:t>r</w:t>
      </w:r>
      <w:proofErr w:type="gramStart"/>
      <w:r w:rsidR="009C3A20" w:rsidRPr="009C3A20">
        <w:rPr>
          <w:highlight w:val="cyan"/>
        </w:rPr>
        <w:t>’</w:t>
      </w:r>
      <w:proofErr w:type="gramEnd"/>
      <w:r w:rsidR="009C3A20" w:rsidRPr="009C3A20">
        <w:rPr>
          <w:highlight w:val="cyan"/>
        </w:rPr>
        <w:t>\n’</w:t>
      </w:r>
    </w:p>
    <w:p w14:paraId="4BD1E589" w14:textId="1DBB4A02" w:rsidR="009C3A20" w:rsidRDefault="009C3A20" w:rsidP="009C3A20">
      <w:pPr>
        <w:pStyle w:val="6"/>
      </w:pPr>
      <w:r>
        <w:rPr>
          <w:rFonts w:hint="eastAsia"/>
        </w:rPr>
        <w:t>正则表达式需要转义的</w:t>
      </w:r>
    </w:p>
    <w:p w14:paraId="3497A4DB" w14:textId="2EDABE8D" w:rsidR="009C3A20" w:rsidRPr="009C3A20" w:rsidRDefault="009C3A20" w:rsidP="00AA285A">
      <w:pPr>
        <w:rPr>
          <w:highlight w:val="cyan"/>
        </w:rPr>
      </w:pPr>
      <w:r w:rsidRPr="009C3A20">
        <w:rPr>
          <w:highlight w:val="cyan"/>
        </w:rPr>
        <w:t>‘\(’</w:t>
      </w:r>
      <w:r w:rsidRPr="009C3A20">
        <w:rPr>
          <w:rFonts w:hint="eastAsia"/>
          <w:highlight w:val="cyan"/>
        </w:rPr>
        <w:t>表示匹配小括号</w:t>
      </w:r>
    </w:p>
    <w:p w14:paraId="18CCF680" w14:textId="02CD3215" w:rsidR="009C3A20" w:rsidRPr="009C3A20" w:rsidRDefault="009C3A20" w:rsidP="00AA285A">
      <w:pPr>
        <w:rPr>
          <w:highlight w:val="cyan"/>
        </w:rPr>
      </w:pPr>
      <w:r w:rsidRPr="009C3A20">
        <w:rPr>
          <w:rFonts w:hint="eastAsia"/>
          <w:highlight w:val="cyan"/>
        </w:rPr>
        <w:t>【（）+-*/$】在字符组中一些特殊的字符会显出原形</w:t>
      </w:r>
    </w:p>
    <w:p w14:paraId="15070774" w14:textId="1E2CB258" w:rsidR="009C3A20" w:rsidRPr="009C3A20" w:rsidRDefault="009C3A20" w:rsidP="00AA285A">
      <w:pPr>
        <w:rPr>
          <w:highlight w:val="cyan"/>
        </w:rPr>
      </w:pPr>
      <w:r w:rsidRPr="009C3A20">
        <w:rPr>
          <w:rFonts w:hint="eastAsia"/>
          <w:highlight w:val="cyan"/>
        </w:rPr>
        <w:t>所有的\</w:t>
      </w:r>
      <w:r w:rsidRPr="009C3A20">
        <w:rPr>
          <w:highlight w:val="cyan"/>
        </w:rPr>
        <w:t>w \d \s(\n,\t,)  \W \D \S</w:t>
      </w:r>
      <w:r w:rsidRPr="009C3A20">
        <w:rPr>
          <w:rFonts w:hint="eastAsia"/>
          <w:highlight w:val="cyan"/>
        </w:rPr>
        <w:t>都表示它原本的意义</w:t>
      </w:r>
    </w:p>
    <w:p w14:paraId="33C29BD5" w14:textId="68E88766" w:rsidR="009C3A20" w:rsidRPr="00AA285A" w:rsidRDefault="009C3A20" w:rsidP="00AA285A">
      <w:r w:rsidRPr="009C3A20">
        <w:rPr>
          <w:rFonts w:hint="eastAsia"/>
          <w:highlight w:val="cyan"/>
        </w:rPr>
        <w:t>【-】只有写在字符组的首位的时候表示普通的减号，写在其他位置表示范围，如果你就是想匹配减号[</w:t>
      </w:r>
      <w:r w:rsidRPr="009C3A20">
        <w:rPr>
          <w:highlight w:val="cyan"/>
        </w:rPr>
        <w:t>1</w:t>
      </w:r>
      <w:r w:rsidRPr="00652DB6">
        <w:rPr>
          <w:highlight w:val="magenta"/>
        </w:rPr>
        <w:t>\-</w:t>
      </w:r>
      <w:commentRangeStart w:id="58"/>
      <w:r w:rsidRPr="009C3A20">
        <w:rPr>
          <w:highlight w:val="cyan"/>
        </w:rPr>
        <w:t>9</w:t>
      </w:r>
      <w:commentRangeEnd w:id="58"/>
      <w:r w:rsidR="00652DB6">
        <w:rPr>
          <w:rStyle w:val="a9"/>
        </w:rPr>
        <w:commentReference w:id="58"/>
      </w:r>
      <w:r w:rsidRPr="009C3A20">
        <w:rPr>
          <w:highlight w:val="cyan"/>
        </w:rPr>
        <w:t>]</w:t>
      </w:r>
      <w:r w:rsidRPr="009C3A20">
        <w:rPr>
          <w:rFonts w:hint="eastAsia"/>
          <w:highlight w:val="cyan"/>
        </w:rPr>
        <w:t>这样写</w:t>
      </w:r>
    </w:p>
    <w:p w14:paraId="0E71EB6F" w14:textId="76484184" w:rsidR="0047671B" w:rsidRDefault="0047671B" w:rsidP="0047671B">
      <w:pPr>
        <w:pStyle w:val="2"/>
      </w:pPr>
      <w:r>
        <w:rPr>
          <w:rFonts w:hint="eastAsia"/>
        </w:rPr>
        <w:lastRenderedPageBreak/>
        <w:t>day</w:t>
      </w:r>
      <w:r>
        <w:t>26-04(</w:t>
      </w:r>
      <w:r>
        <w:rPr>
          <w:rFonts w:hint="eastAsia"/>
        </w:rPr>
        <w:t>r</w:t>
      </w:r>
      <w:r>
        <w:t>e</w:t>
      </w:r>
      <w:r>
        <w:rPr>
          <w:rFonts w:hint="eastAsia"/>
        </w:rPr>
        <w:t>模块的 基本用法)</w:t>
      </w:r>
    </w:p>
    <w:p w14:paraId="463A86B8" w14:textId="5023F4C4" w:rsidR="0029199A" w:rsidRDefault="0029199A" w:rsidP="0029199A">
      <w:pPr>
        <w:pStyle w:val="4"/>
      </w:pPr>
      <w:r>
        <w:t>Re</w:t>
      </w:r>
      <w:r>
        <w:rPr>
          <w:rFonts w:hint="eastAsia"/>
        </w:rPr>
        <w:t>模块</w:t>
      </w:r>
      <w:r w:rsidR="003C7C28">
        <w:rPr>
          <w:rFonts w:hint="eastAsia"/>
        </w:rPr>
        <w:t>(操作匹配字符串的方法</w:t>
      </w:r>
      <w:r w:rsidR="003C7C28">
        <w:t>)</w:t>
      </w:r>
    </w:p>
    <w:p w14:paraId="4AAD82E5" w14:textId="1E4085F9" w:rsidR="005A2A39" w:rsidRDefault="003C7C28" w:rsidP="003C7C28">
      <w:pPr>
        <w:pStyle w:val="6"/>
      </w:pPr>
      <w:r>
        <w:rPr>
          <w:rFonts w:hint="eastAsia"/>
        </w:rPr>
        <w:t>字符串匹配</w:t>
      </w:r>
    </w:p>
    <w:p w14:paraId="2C6056F5" w14:textId="59707CDB" w:rsidR="003C7C28" w:rsidRDefault="003C7C28" w:rsidP="004C244F">
      <w:pPr>
        <w:pStyle w:val="7"/>
      </w:pPr>
      <w:r>
        <w:t>findall</w:t>
      </w:r>
    </w:p>
    <w:p w14:paraId="14BA8924" w14:textId="77777777" w:rsidR="00E318E4" w:rsidRDefault="00E318E4" w:rsidP="00E318E4">
      <w:pPr>
        <w:pStyle w:val="HTML"/>
        <w:shd w:val="clear" w:color="auto" w:fill="2B2B2B"/>
        <w:rPr>
          <w:color w:val="A9B7C6"/>
        </w:rPr>
      </w:pPr>
      <w:r>
        <w:rPr>
          <w:rFonts w:hint="eastAsia"/>
          <w:color w:val="CC7832"/>
        </w:rPr>
        <w:t xml:space="preserve">import </w:t>
      </w:r>
      <w:r>
        <w:rPr>
          <w:rFonts w:hint="eastAsia"/>
          <w:color w:val="A9B7C6"/>
        </w:rPr>
        <w:t>re</w:t>
      </w:r>
      <w:r>
        <w:rPr>
          <w:rFonts w:hint="eastAsia"/>
          <w:color w:val="A9B7C6"/>
        </w:rPr>
        <w:br/>
      </w:r>
      <w:r>
        <w:rPr>
          <w:rFonts w:hint="eastAsia"/>
          <w:color w:val="808080"/>
        </w:rPr>
        <w:t>#第一个参数pattern表示正则表达式，string表示待匹配字符串</w:t>
      </w:r>
      <w:r>
        <w:rPr>
          <w:rFonts w:hint="eastAsia"/>
          <w:color w:val="808080"/>
        </w:rPr>
        <w:br/>
      </w:r>
      <w:r>
        <w:rPr>
          <w:rFonts w:hint="eastAsia"/>
          <w:color w:val="A9B7C6"/>
        </w:rPr>
        <w:t>ret=re.findall(</w:t>
      </w:r>
      <w:r>
        <w:rPr>
          <w:rFonts w:hint="eastAsia"/>
          <w:color w:val="6A8759"/>
        </w:rPr>
        <w:t>'\d'</w:t>
      </w:r>
      <w:r>
        <w:rPr>
          <w:rFonts w:hint="eastAsia"/>
          <w:color w:val="CC7832"/>
        </w:rPr>
        <w:t>,</w:t>
      </w:r>
      <w:r>
        <w:rPr>
          <w:rFonts w:hint="eastAsia"/>
          <w:color w:val="6A8759"/>
        </w:rPr>
        <w:t>"111882211"</w:t>
      </w:r>
      <w:r>
        <w:rPr>
          <w:rFonts w:hint="eastAsia"/>
          <w:color w:val="A9B7C6"/>
        </w:rPr>
        <w:t>)</w:t>
      </w:r>
      <w:r>
        <w:rPr>
          <w:rFonts w:hint="eastAsia"/>
          <w:color w:val="A9B7C6"/>
        </w:rPr>
        <w:br/>
      </w:r>
      <w:r>
        <w:rPr>
          <w:rFonts w:hint="eastAsia"/>
          <w:color w:val="8888C6"/>
        </w:rPr>
        <w:t>print</w:t>
      </w:r>
      <w:r>
        <w:rPr>
          <w:rFonts w:hint="eastAsia"/>
          <w:color w:val="A9B7C6"/>
        </w:rPr>
        <w:t>(ret)</w:t>
      </w:r>
      <w:r>
        <w:rPr>
          <w:rFonts w:hint="eastAsia"/>
          <w:color w:val="808080"/>
        </w:rPr>
        <w:t>#参数  返回</w:t>
      </w:r>
      <w:proofErr w:type="gramStart"/>
      <w:r>
        <w:rPr>
          <w:rFonts w:hint="eastAsia"/>
          <w:color w:val="808080"/>
        </w:rPr>
        <w:t>值类型</w:t>
      </w:r>
      <w:proofErr w:type="gramEnd"/>
      <w:r>
        <w:rPr>
          <w:rFonts w:hint="eastAsia"/>
          <w:color w:val="808080"/>
        </w:rPr>
        <w:t>:列表  返回值个数:1  返回</w:t>
      </w:r>
      <w:proofErr w:type="gramStart"/>
      <w:r>
        <w:rPr>
          <w:rFonts w:hint="eastAsia"/>
          <w:color w:val="808080"/>
        </w:rPr>
        <w:t>值内容</w:t>
      </w:r>
      <w:proofErr w:type="gramEnd"/>
      <w:r>
        <w:rPr>
          <w:rFonts w:hint="eastAsia"/>
          <w:color w:val="808080"/>
        </w:rPr>
        <w:t>:所有匹配上的项</w:t>
      </w:r>
    </w:p>
    <w:p w14:paraId="4B72B633" w14:textId="64AD2A34" w:rsidR="004C244F" w:rsidRPr="00E318E4" w:rsidRDefault="004C244F" w:rsidP="004C244F"/>
    <w:p w14:paraId="45855F7A" w14:textId="23F4758A" w:rsidR="003C7C28" w:rsidRDefault="003C7C28" w:rsidP="004C244F">
      <w:pPr>
        <w:pStyle w:val="7"/>
      </w:pPr>
      <w:r>
        <w:rPr>
          <w:rFonts w:hint="eastAsia"/>
        </w:rPr>
        <w:t>s</w:t>
      </w:r>
      <w:r>
        <w:t>earch</w:t>
      </w:r>
    </w:p>
    <w:p w14:paraId="569F2FDF" w14:textId="77777777" w:rsidR="00B7348C" w:rsidRDefault="00B7348C" w:rsidP="00B7348C">
      <w:pPr>
        <w:pStyle w:val="HTML"/>
        <w:shd w:val="clear" w:color="auto" w:fill="2B2B2B"/>
        <w:rPr>
          <w:color w:val="A9B7C6"/>
        </w:rPr>
      </w:pPr>
      <w:r>
        <w:rPr>
          <w:rFonts w:hint="eastAsia"/>
          <w:color w:val="A9B7C6"/>
        </w:rPr>
        <w:t>ret2=re.search(</w:t>
      </w:r>
      <w:r>
        <w:rPr>
          <w:rFonts w:hint="eastAsia"/>
          <w:color w:val="6A8759"/>
        </w:rPr>
        <w:t>"\d+"</w:t>
      </w:r>
      <w:r>
        <w:rPr>
          <w:rFonts w:hint="eastAsia"/>
          <w:color w:val="CC7832"/>
        </w:rPr>
        <w:t>,</w:t>
      </w:r>
      <w:r>
        <w:rPr>
          <w:rFonts w:hint="eastAsia"/>
          <w:color w:val="6A8759"/>
        </w:rPr>
        <w:t>"111efsa 22"</w:t>
      </w:r>
      <w:r>
        <w:rPr>
          <w:rFonts w:hint="eastAsia"/>
          <w:color w:val="A9B7C6"/>
        </w:rPr>
        <w:t>)</w:t>
      </w:r>
      <w:r>
        <w:rPr>
          <w:rFonts w:hint="eastAsia"/>
          <w:color w:val="A9B7C6"/>
        </w:rPr>
        <w:br/>
      </w:r>
      <w:r>
        <w:rPr>
          <w:rFonts w:hint="eastAsia"/>
          <w:color w:val="8888C6"/>
        </w:rPr>
        <w:t>print</w:t>
      </w:r>
      <w:r>
        <w:rPr>
          <w:rFonts w:hint="eastAsia"/>
          <w:color w:val="A9B7C6"/>
        </w:rPr>
        <w:t>(ret2)</w:t>
      </w:r>
      <w:r>
        <w:rPr>
          <w:rFonts w:hint="eastAsia"/>
          <w:color w:val="808080"/>
        </w:rPr>
        <w:t>#&lt;re.Match object; span=(0, 3), match='111'&gt;</w:t>
      </w:r>
      <w:r>
        <w:rPr>
          <w:rFonts w:hint="eastAsia"/>
          <w:color w:val="808080"/>
        </w:rPr>
        <w:br/>
      </w:r>
      <w:r>
        <w:rPr>
          <w:rFonts w:hint="eastAsia"/>
          <w:color w:val="8888C6"/>
        </w:rPr>
        <w:t>print</w:t>
      </w:r>
      <w:r>
        <w:rPr>
          <w:rFonts w:hint="eastAsia"/>
          <w:color w:val="A9B7C6"/>
        </w:rPr>
        <w:t>(</w:t>
      </w:r>
      <w:r>
        <w:rPr>
          <w:rFonts w:hint="eastAsia"/>
          <w:color w:val="8888C6"/>
        </w:rPr>
        <w:t>type</w:t>
      </w:r>
      <w:r>
        <w:rPr>
          <w:rFonts w:hint="eastAsia"/>
          <w:color w:val="A9B7C6"/>
        </w:rPr>
        <w:t>(ret2))</w:t>
      </w:r>
      <w:r>
        <w:rPr>
          <w:rFonts w:hint="eastAsia"/>
          <w:color w:val="808080"/>
        </w:rPr>
        <w:t>#返回</w:t>
      </w:r>
      <w:proofErr w:type="gramStart"/>
      <w:r>
        <w:rPr>
          <w:rFonts w:hint="eastAsia"/>
          <w:color w:val="808080"/>
        </w:rPr>
        <w:t>值类型</w:t>
      </w:r>
      <w:proofErr w:type="gramEnd"/>
      <w:r>
        <w:rPr>
          <w:rFonts w:hint="eastAsia"/>
          <w:color w:val="808080"/>
        </w:rPr>
        <w:t>:正则匹配结果的对象  返回值个数:1 如果匹配上了就返回对象</w:t>
      </w:r>
      <w:r>
        <w:rPr>
          <w:rFonts w:hint="eastAsia"/>
          <w:color w:val="808080"/>
        </w:rPr>
        <w:br/>
      </w:r>
      <w:r>
        <w:rPr>
          <w:rFonts w:hint="eastAsia"/>
          <w:color w:val="8888C6"/>
        </w:rPr>
        <w:t>print</w:t>
      </w:r>
      <w:r>
        <w:rPr>
          <w:rFonts w:hint="eastAsia"/>
          <w:color w:val="A9B7C6"/>
        </w:rPr>
        <w:t>(ret2.group())</w:t>
      </w:r>
      <w:r>
        <w:rPr>
          <w:rFonts w:hint="eastAsia"/>
          <w:color w:val="808080"/>
        </w:rPr>
        <w:t>#返回的对象通过group来匹配到第一个结果（只能取第一个）</w:t>
      </w:r>
      <w:r>
        <w:rPr>
          <w:rFonts w:hint="eastAsia"/>
          <w:color w:val="808080"/>
        </w:rPr>
        <w:br/>
      </w:r>
      <w:r>
        <w:rPr>
          <w:rFonts w:hint="eastAsia"/>
          <w:color w:val="A9B7C6"/>
        </w:rPr>
        <w:t>ret3=re.search(</w:t>
      </w:r>
      <w:r>
        <w:rPr>
          <w:rFonts w:hint="eastAsia"/>
          <w:color w:val="6A8759"/>
        </w:rPr>
        <w:t>"\s"</w:t>
      </w:r>
      <w:r>
        <w:rPr>
          <w:rFonts w:hint="eastAsia"/>
          <w:color w:val="CC7832"/>
        </w:rPr>
        <w:t>,</w:t>
      </w:r>
      <w:r>
        <w:rPr>
          <w:rFonts w:hint="eastAsia"/>
          <w:color w:val="6A8759"/>
        </w:rPr>
        <w:t>"sdaf111"</w:t>
      </w:r>
      <w:r>
        <w:rPr>
          <w:rFonts w:hint="eastAsia"/>
          <w:color w:val="A9B7C6"/>
        </w:rPr>
        <w:t>)</w:t>
      </w:r>
      <w:r>
        <w:rPr>
          <w:rFonts w:hint="eastAsia"/>
          <w:color w:val="A9B7C6"/>
        </w:rPr>
        <w:br/>
      </w:r>
      <w:r>
        <w:rPr>
          <w:rFonts w:hint="eastAsia"/>
          <w:color w:val="8888C6"/>
        </w:rPr>
        <w:t>print</w:t>
      </w:r>
      <w:r>
        <w:rPr>
          <w:rFonts w:hint="eastAsia"/>
          <w:color w:val="A9B7C6"/>
        </w:rPr>
        <w:t>(ret3)</w:t>
      </w:r>
      <w:r>
        <w:rPr>
          <w:rFonts w:hint="eastAsia"/>
          <w:color w:val="808080"/>
        </w:rPr>
        <w:t>#没有匹配上就返回为none</w:t>
      </w:r>
    </w:p>
    <w:p w14:paraId="744DE587" w14:textId="77777777" w:rsidR="00E318E4" w:rsidRPr="00B7348C" w:rsidRDefault="00E318E4" w:rsidP="00E318E4"/>
    <w:p w14:paraId="1A90A50C" w14:textId="1AF8A6CE" w:rsidR="003C7C28" w:rsidRDefault="003C7C28" w:rsidP="004C244F">
      <w:pPr>
        <w:pStyle w:val="7"/>
      </w:pPr>
      <w:r>
        <w:rPr>
          <w:rFonts w:hint="eastAsia"/>
        </w:rPr>
        <w:t>m</w:t>
      </w:r>
      <w:r>
        <w:t>atch</w:t>
      </w:r>
      <w:r w:rsidR="00B7348C">
        <w:t>(</w:t>
      </w:r>
      <w:r w:rsidR="00B7348C">
        <w:rPr>
          <w:rFonts w:hint="eastAsia"/>
        </w:rPr>
        <w:t>和search的区别是</w:t>
      </w:r>
      <w:r w:rsidR="0047671B">
        <w:rPr>
          <w:rFonts w:hint="eastAsia"/>
        </w:rPr>
        <w:t>：同一个正则表达式，只要在search中的增则表达式之前加^就和match的效果是一样的</w:t>
      </w:r>
      <w:r w:rsidR="00B7348C">
        <w:t>)</w:t>
      </w:r>
    </w:p>
    <w:p w14:paraId="1333879A" w14:textId="77777777" w:rsidR="00F27C56" w:rsidRDefault="00F27C56" w:rsidP="00F27C56">
      <w:pPr>
        <w:pStyle w:val="HTML"/>
        <w:shd w:val="clear" w:color="auto" w:fill="2B2B2B"/>
        <w:rPr>
          <w:color w:val="A9B7C6"/>
        </w:rPr>
      </w:pPr>
      <w:r>
        <w:rPr>
          <w:rFonts w:hint="eastAsia"/>
          <w:color w:val="A9B7C6"/>
        </w:rPr>
        <w:t>ret4=re.search(</w:t>
      </w:r>
      <w:r>
        <w:rPr>
          <w:rFonts w:hint="eastAsia"/>
          <w:color w:val="6A8759"/>
        </w:rPr>
        <w:t>"\d+"</w:t>
      </w:r>
      <w:r>
        <w:rPr>
          <w:rFonts w:hint="eastAsia"/>
          <w:color w:val="CC7832"/>
        </w:rPr>
        <w:t>,</w:t>
      </w:r>
      <w:r>
        <w:rPr>
          <w:rFonts w:hint="eastAsia"/>
          <w:color w:val="6A8759"/>
        </w:rPr>
        <w:t>"%1996wdd0102"</w:t>
      </w:r>
      <w:r>
        <w:rPr>
          <w:rFonts w:hint="eastAsia"/>
          <w:color w:val="A9B7C6"/>
        </w:rPr>
        <w:t>)</w:t>
      </w:r>
      <w:r>
        <w:rPr>
          <w:rFonts w:hint="eastAsia"/>
          <w:color w:val="808080"/>
        </w:rPr>
        <w:t>#不需要从头开始</w:t>
      </w:r>
      <w:r>
        <w:rPr>
          <w:rFonts w:hint="eastAsia"/>
          <w:color w:val="808080"/>
        </w:rPr>
        <w:br/>
      </w:r>
      <w:r>
        <w:rPr>
          <w:rFonts w:hint="eastAsia"/>
          <w:color w:val="8888C6"/>
        </w:rPr>
        <w:t>print</w:t>
      </w:r>
      <w:r>
        <w:rPr>
          <w:rFonts w:hint="eastAsia"/>
          <w:color w:val="A9B7C6"/>
        </w:rPr>
        <w:t>(ret4)</w:t>
      </w:r>
      <w:r>
        <w:rPr>
          <w:rFonts w:hint="eastAsia"/>
          <w:color w:val="A9B7C6"/>
        </w:rPr>
        <w:br/>
        <w:t>ret5=re.match(</w:t>
      </w:r>
      <w:r>
        <w:rPr>
          <w:rFonts w:hint="eastAsia"/>
          <w:color w:val="6A8759"/>
        </w:rPr>
        <w:t>"\d+"</w:t>
      </w:r>
      <w:r>
        <w:rPr>
          <w:rFonts w:hint="eastAsia"/>
          <w:color w:val="CC7832"/>
        </w:rPr>
        <w:t>,</w:t>
      </w:r>
      <w:r>
        <w:rPr>
          <w:rFonts w:hint="eastAsia"/>
          <w:color w:val="6A8759"/>
        </w:rPr>
        <w:t>"1996wdd0102"</w:t>
      </w:r>
      <w:r>
        <w:rPr>
          <w:rFonts w:hint="eastAsia"/>
          <w:color w:val="A9B7C6"/>
        </w:rPr>
        <w:t>)</w:t>
      </w:r>
      <w:r>
        <w:rPr>
          <w:rFonts w:hint="eastAsia"/>
          <w:color w:val="808080"/>
        </w:rPr>
        <w:t>#match是从头开始匹配只要在search中的正则表达式前面加一个^效果就和match一样</w:t>
      </w:r>
      <w:r>
        <w:rPr>
          <w:rFonts w:hint="eastAsia"/>
          <w:color w:val="808080"/>
        </w:rPr>
        <w:br/>
      </w:r>
      <w:r>
        <w:rPr>
          <w:rFonts w:hint="eastAsia"/>
          <w:color w:val="8888C6"/>
        </w:rPr>
        <w:t>print</w:t>
      </w:r>
      <w:r>
        <w:rPr>
          <w:rFonts w:hint="eastAsia"/>
          <w:color w:val="A9B7C6"/>
        </w:rPr>
        <w:t>(ret5)</w:t>
      </w:r>
      <w:r>
        <w:rPr>
          <w:rFonts w:hint="eastAsia"/>
          <w:color w:val="A9B7C6"/>
        </w:rPr>
        <w:br/>
      </w:r>
      <w:r>
        <w:rPr>
          <w:rFonts w:hint="eastAsia"/>
          <w:color w:val="8888C6"/>
        </w:rPr>
        <w:t>print</w:t>
      </w:r>
      <w:r>
        <w:rPr>
          <w:rFonts w:hint="eastAsia"/>
          <w:color w:val="A9B7C6"/>
        </w:rPr>
        <w:t>(ret5.group())</w:t>
      </w:r>
    </w:p>
    <w:p w14:paraId="4B8BC54F" w14:textId="77777777" w:rsidR="00B7348C" w:rsidRPr="00F27C56" w:rsidRDefault="00B7348C" w:rsidP="00B7348C"/>
    <w:p w14:paraId="5325576D" w14:textId="19EBB0AF" w:rsidR="003C7C28" w:rsidRDefault="003C7C28" w:rsidP="003C7C28">
      <w:pPr>
        <w:pStyle w:val="6"/>
      </w:pPr>
      <w:r>
        <w:rPr>
          <w:rFonts w:hint="eastAsia"/>
        </w:rPr>
        <w:lastRenderedPageBreak/>
        <w:t>替换</w:t>
      </w:r>
    </w:p>
    <w:p w14:paraId="01E5F328" w14:textId="742DBACD" w:rsidR="003C7C28" w:rsidRDefault="003C7C28" w:rsidP="004C244F">
      <w:pPr>
        <w:pStyle w:val="7"/>
      </w:pPr>
      <w:r>
        <w:rPr>
          <w:rFonts w:hint="eastAsia"/>
        </w:rPr>
        <w:t>sub</w:t>
      </w:r>
    </w:p>
    <w:p w14:paraId="459B8B33" w14:textId="56CEC976" w:rsidR="00F27C56" w:rsidRDefault="00F27C56" w:rsidP="00F27C56">
      <w:pPr>
        <w:pStyle w:val="HTML"/>
        <w:shd w:val="clear" w:color="auto" w:fill="2B2B2B"/>
        <w:rPr>
          <w:color w:val="A9B7C6"/>
        </w:rPr>
      </w:pPr>
      <w:r>
        <w:rPr>
          <w:rFonts w:hint="eastAsia"/>
          <w:color w:val="A9B7C6"/>
        </w:rPr>
        <w:t>ret6=</w:t>
      </w:r>
      <w:r>
        <w:rPr>
          <w:rFonts w:hint="eastAsia"/>
          <w:color w:val="6A8759"/>
        </w:rPr>
        <w:t>"1996wdd0206</w:t>
      </w:r>
      <w:proofErr w:type="gramStart"/>
      <w:r>
        <w:rPr>
          <w:rFonts w:hint="eastAsia"/>
          <w:color w:val="6A8759"/>
        </w:rPr>
        <w:t>wdd1314wdd1314</w:t>
      </w:r>
      <w:proofErr w:type="gramEnd"/>
      <w:r>
        <w:rPr>
          <w:rFonts w:hint="eastAsia"/>
          <w:color w:val="6A8759"/>
        </w:rPr>
        <w:t>"</w:t>
      </w:r>
      <w:r>
        <w:rPr>
          <w:rFonts w:hint="eastAsia"/>
          <w:color w:val="A9B7C6"/>
        </w:rPr>
        <w:t>.replace(</w:t>
      </w:r>
      <w:r>
        <w:rPr>
          <w:rFonts w:hint="eastAsia"/>
          <w:color w:val="6A8759"/>
        </w:rPr>
        <w:t>"1314"</w:t>
      </w:r>
      <w:r>
        <w:rPr>
          <w:rFonts w:hint="eastAsia"/>
          <w:color w:val="CC7832"/>
        </w:rPr>
        <w:t>,</w:t>
      </w:r>
      <w:r>
        <w:rPr>
          <w:rFonts w:hint="eastAsia"/>
          <w:color w:val="6A8759"/>
        </w:rPr>
        <w:t>"520"</w:t>
      </w:r>
      <w:r>
        <w:rPr>
          <w:rFonts w:hint="eastAsia"/>
          <w:color w:val="A9B7C6"/>
        </w:rPr>
        <w:t>)</w:t>
      </w:r>
      <w:r>
        <w:rPr>
          <w:rFonts w:hint="eastAsia"/>
          <w:color w:val="A9B7C6"/>
        </w:rPr>
        <w:br/>
      </w:r>
      <w:r>
        <w:rPr>
          <w:rFonts w:hint="eastAsia"/>
          <w:color w:val="8888C6"/>
        </w:rPr>
        <w:t>print</w:t>
      </w:r>
      <w:r>
        <w:rPr>
          <w:rFonts w:hint="eastAsia"/>
          <w:color w:val="A9B7C6"/>
        </w:rPr>
        <w:t>(ret6)</w:t>
      </w:r>
      <w:r>
        <w:rPr>
          <w:rFonts w:hint="eastAsia"/>
          <w:color w:val="808080"/>
        </w:rPr>
        <w:t>#print(ret6)替换之前需要知道替换的内容</w:t>
      </w:r>
      <w:r>
        <w:rPr>
          <w:rFonts w:hint="eastAsia"/>
          <w:color w:val="808080"/>
        </w:rPr>
        <w:br/>
      </w:r>
      <w:r>
        <w:rPr>
          <w:rFonts w:hint="eastAsia"/>
          <w:color w:val="A9B7C6"/>
        </w:rPr>
        <w:t>ret7=re.sub(</w:t>
      </w:r>
      <w:r>
        <w:rPr>
          <w:rFonts w:hint="eastAsia"/>
          <w:color w:val="6A8759"/>
        </w:rPr>
        <w:t>"\d+"</w:t>
      </w:r>
      <w:r>
        <w:rPr>
          <w:rFonts w:hint="eastAsia"/>
          <w:color w:val="CC7832"/>
        </w:rPr>
        <w:t>,</w:t>
      </w:r>
      <w:r>
        <w:rPr>
          <w:rFonts w:hint="eastAsia"/>
          <w:color w:val="6A8759"/>
        </w:rPr>
        <w:t>"520"</w:t>
      </w:r>
      <w:r>
        <w:rPr>
          <w:rFonts w:hint="eastAsia"/>
          <w:color w:val="CC7832"/>
        </w:rPr>
        <w:t>,</w:t>
      </w:r>
      <w:r>
        <w:rPr>
          <w:rFonts w:hint="eastAsia"/>
          <w:color w:val="6A8759"/>
        </w:rPr>
        <w:t>"1996wdd0206</w:t>
      </w:r>
      <w:proofErr w:type="gramStart"/>
      <w:r>
        <w:rPr>
          <w:rFonts w:hint="eastAsia"/>
          <w:color w:val="6A8759"/>
        </w:rPr>
        <w:t>wdd1314wdd1314</w:t>
      </w:r>
      <w:proofErr w:type="gramEnd"/>
      <w:r>
        <w:rPr>
          <w:rFonts w:hint="eastAsia"/>
          <w:color w:val="6A8759"/>
        </w:rPr>
        <w:t>"</w:t>
      </w:r>
      <w:r>
        <w:rPr>
          <w:rFonts w:hint="eastAsia"/>
          <w:color w:val="A9B7C6"/>
        </w:rPr>
        <w:t>)</w:t>
      </w:r>
      <w:r>
        <w:rPr>
          <w:rFonts w:hint="eastAsia"/>
          <w:color w:val="A9B7C6"/>
        </w:rPr>
        <w:br/>
      </w:r>
      <w:r>
        <w:rPr>
          <w:rFonts w:hint="eastAsia"/>
          <w:color w:val="8888C6"/>
        </w:rPr>
        <w:t>print</w:t>
      </w:r>
      <w:r>
        <w:rPr>
          <w:rFonts w:hint="eastAsia"/>
          <w:color w:val="A9B7C6"/>
        </w:rPr>
        <w:t>(ret7)</w:t>
      </w:r>
      <w:r>
        <w:rPr>
          <w:rFonts w:hint="eastAsia"/>
          <w:color w:val="808080"/>
        </w:rPr>
        <w:t>#</w:t>
      </w:r>
      <w:proofErr w:type="gramStart"/>
      <w:r>
        <w:rPr>
          <w:rFonts w:hint="eastAsia"/>
          <w:color w:val="808080"/>
        </w:rPr>
        <w:t>520wdd520wdd</w:t>
      </w:r>
      <w:proofErr w:type="gramEnd"/>
      <w:r>
        <w:rPr>
          <w:rFonts w:hint="eastAsia"/>
          <w:color w:val="808080"/>
        </w:rPr>
        <w:t>520wdd520</w:t>
      </w:r>
      <w:r>
        <w:rPr>
          <w:rFonts w:hint="eastAsia"/>
          <w:color w:val="808080"/>
        </w:rPr>
        <w:br/>
      </w:r>
      <w:r>
        <w:rPr>
          <w:rFonts w:hint="eastAsia"/>
          <w:color w:val="A9B7C6"/>
        </w:rPr>
        <w:t>ret8=</w:t>
      </w:r>
      <w:r>
        <w:rPr>
          <w:rFonts w:hint="eastAsia"/>
          <w:color w:val="6A8759"/>
        </w:rPr>
        <w:t>"1996wdd0206</w:t>
      </w:r>
      <w:proofErr w:type="gramStart"/>
      <w:r>
        <w:rPr>
          <w:rFonts w:hint="eastAsia"/>
          <w:color w:val="6A8759"/>
        </w:rPr>
        <w:t>wdd1314wdd1314</w:t>
      </w:r>
      <w:proofErr w:type="gramEnd"/>
      <w:r>
        <w:rPr>
          <w:rFonts w:hint="eastAsia"/>
          <w:color w:val="6A8759"/>
        </w:rPr>
        <w:t>"</w:t>
      </w:r>
      <w:r>
        <w:rPr>
          <w:rFonts w:hint="eastAsia"/>
          <w:color w:val="A9B7C6"/>
        </w:rPr>
        <w:t>.replace(</w:t>
      </w:r>
      <w:r>
        <w:rPr>
          <w:rFonts w:hint="eastAsia"/>
          <w:color w:val="6A8759"/>
        </w:rPr>
        <w:t>"1314"</w:t>
      </w:r>
      <w:r>
        <w:rPr>
          <w:rFonts w:hint="eastAsia"/>
          <w:color w:val="CC7832"/>
        </w:rPr>
        <w:t>,</w:t>
      </w:r>
      <w:r>
        <w:rPr>
          <w:rFonts w:hint="eastAsia"/>
          <w:color w:val="6A8759"/>
        </w:rPr>
        <w:t>"520"</w:t>
      </w:r>
      <w:r>
        <w:rPr>
          <w:rFonts w:hint="eastAsia"/>
          <w:color w:val="CC7832"/>
        </w:rPr>
        <w:t>,</w:t>
      </w:r>
      <w:r>
        <w:rPr>
          <w:rFonts w:hint="eastAsia"/>
          <w:color w:val="6897BB"/>
        </w:rPr>
        <w:t>1</w:t>
      </w:r>
      <w:r>
        <w:rPr>
          <w:rFonts w:hint="eastAsia"/>
          <w:color w:val="A9B7C6"/>
        </w:rPr>
        <w:t>)</w:t>
      </w:r>
      <w:r>
        <w:rPr>
          <w:rFonts w:hint="eastAsia"/>
          <w:color w:val="A9B7C6"/>
        </w:rPr>
        <w:br/>
      </w:r>
      <w:r>
        <w:rPr>
          <w:rFonts w:hint="eastAsia"/>
          <w:color w:val="8888C6"/>
        </w:rPr>
        <w:t>print</w:t>
      </w:r>
      <w:r>
        <w:rPr>
          <w:rFonts w:hint="eastAsia"/>
          <w:color w:val="A9B7C6"/>
        </w:rPr>
        <w:t>(ret8)</w:t>
      </w:r>
      <w:r>
        <w:rPr>
          <w:rFonts w:hint="eastAsia"/>
          <w:color w:val="808080"/>
        </w:rPr>
        <w:t>#替换之前需要知道替换的内容</w:t>
      </w:r>
      <w:r>
        <w:rPr>
          <w:rFonts w:hint="eastAsia"/>
          <w:color w:val="808080"/>
        </w:rPr>
        <w:br/>
      </w:r>
      <w:r>
        <w:rPr>
          <w:rFonts w:hint="eastAsia"/>
          <w:color w:val="A9B7C6"/>
        </w:rPr>
        <w:t>ret9=re.sub(</w:t>
      </w:r>
      <w:r>
        <w:rPr>
          <w:rFonts w:hint="eastAsia"/>
          <w:color w:val="6A8759"/>
        </w:rPr>
        <w:t>"\d+"</w:t>
      </w:r>
      <w:r>
        <w:rPr>
          <w:rFonts w:hint="eastAsia"/>
          <w:color w:val="CC7832"/>
        </w:rPr>
        <w:t>,</w:t>
      </w:r>
      <w:r>
        <w:rPr>
          <w:rFonts w:hint="eastAsia"/>
          <w:color w:val="6A8759"/>
        </w:rPr>
        <w:t>"520"</w:t>
      </w:r>
      <w:r>
        <w:rPr>
          <w:rFonts w:hint="eastAsia"/>
          <w:color w:val="CC7832"/>
        </w:rPr>
        <w:t>,</w:t>
      </w:r>
      <w:r>
        <w:rPr>
          <w:rFonts w:hint="eastAsia"/>
          <w:color w:val="6A8759"/>
        </w:rPr>
        <w:t>"1996wdd0206wdd1314wdd1314"</w:t>
      </w:r>
      <w:r>
        <w:rPr>
          <w:rFonts w:hint="eastAsia"/>
          <w:color w:val="CC7832"/>
        </w:rPr>
        <w:t>,</w:t>
      </w:r>
      <w:r>
        <w:rPr>
          <w:rFonts w:hint="eastAsia"/>
          <w:color w:val="6897BB"/>
        </w:rPr>
        <w:t>2</w:t>
      </w:r>
      <w:r>
        <w:rPr>
          <w:rFonts w:hint="eastAsia"/>
          <w:color w:val="A9B7C6"/>
        </w:rPr>
        <w:t>)</w:t>
      </w:r>
      <w:r>
        <w:rPr>
          <w:rFonts w:hint="eastAsia"/>
          <w:color w:val="A9B7C6"/>
        </w:rPr>
        <w:br/>
      </w:r>
      <w:r>
        <w:rPr>
          <w:rFonts w:hint="eastAsia"/>
          <w:color w:val="8888C6"/>
        </w:rPr>
        <w:t>print</w:t>
      </w:r>
      <w:r>
        <w:rPr>
          <w:rFonts w:hint="eastAsia"/>
          <w:color w:val="A9B7C6"/>
        </w:rPr>
        <w:t>(ret</w:t>
      </w:r>
      <w:proofErr w:type="gramStart"/>
      <w:r>
        <w:rPr>
          <w:rFonts w:hint="eastAsia"/>
          <w:color w:val="A9B7C6"/>
        </w:rPr>
        <w:t>9)</w:t>
      </w:r>
      <w:r>
        <w:rPr>
          <w:rFonts w:hint="eastAsia"/>
          <w:color w:val="808080"/>
        </w:rPr>
        <w:t>#</w:t>
      </w:r>
      <w:proofErr w:type="gramEnd"/>
      <w:r w:rsidR="000359AC" w:rsidRPr="000359AC">
        <w:t xml:space="preserve"> </w:t>
      </w:r>
      <w:r w:rsidR="000359AC" w:rsidRPr="000359AC">
        <w:rPr>
          <w:color w:val="808080"/>
        </w:rPr>
        <w:t>520wdd520wdd1314wdd1314</w:t>
      </w:r>
    </w:p>
    <w:p w14:paraId="19643F10" w14:textId="77777777" w:rsidR="00F27C56" w:rsidRPr="00F27C56" w:rsidRDefault="00F27C56" w:rsidP="00F27C56"/>
    <w:p w14:paraId="015A3E83" w14:textId="16DEEE35" w:rsidR="003C7C28" w:rsidRDefault="003C7C28" w:rsidP="004C244F">
      <w:pPr>
        <w:pStyle w:val="7"/>
      </w:pPr>
      <w:r>
        <w:rPr>
          <w:rFonts w:hint="eastAsia"/>
        </w:rPr>
        <w:t>s</w:t>
      </w:r>
      <w:r>
        <w:t>ubn</w:t>
      </w:r>
      <w:r w:rsidR="00F27C56">
        <w:t>(</w:t>
      </w:r>
      <w:r w:rsidR="00F27C56">
        <w:rPr>
          <w:rFonts w:hint="eastAsia"/>
        </w:rPr>
        <w:t xml:space="preserve">返回的元组 </w:t>
      </w:r>
      <w:r w:rsidR="00F27C56" w:rsidRPr="00F27C56">
        <w:rPr>
          <w:rFonts w:hint="eastAsia"/>
          <w:highlight w:val="cyan"/>
        </w:rPr>
        <w:t>返回最</w:t>
      </w:r>
      <w:r w:rsidR="000359AC">
        <w:rPr>
          <w:rFonts w:hint="eastAsia"/>
          <w:highlight w:val="cyan"/>
        </w:rPr>
        <w:t>终</w:t>
      </w:r>
      <w:r w:rsidR="00F27C56" w:rsidRPr="00F27C56">
        <w:rPr>
          <w:rFonts w:hint="eastAsia"/>
          <w:highlight w:val="cyan"/>
        </w:rPr>
        <w:t>结果和替换个数</w:t>
      </w:r>
      <w:r w:rsidR="00F27C56">
        <w:t>)</w:t>
      </w:r>
    </w:p>
    <w:p w14:paraId="36267487" w14:textId="77777777" w:rsidR="00F27C56" w:rsidRDefault="00F27C56" w:rsidP="00F27C56">
      <w:pPr>
        <w:pStyle w:val="HTML"/>
        <w:shd w:val="clear" w:color="auto" w:fill="2B2B2B"/>
        <w:rPr>
          <w:color w:val="A9B7C6"/>
        </w:rPr>
      </w:pPr>
      <w:r>
        <w:rPr>
          <w:rFonts w:hint="eastAsia"/>
          <w:color w:val="A9B7C6"/>
        </w:rPr>
        <w:t>ret6=</w:t>
      </w:r>
      <w:r>
        <w:rPr>
          <w:rFonts w:hint="eastAsia"/>
          <w:color w:val="6A8759"/>
        </w:rPr>
        <w:t>"1996wdd0206</w:t>
      </w:r>
      <w:proofErr w:type="gramStart"/>
      <w:r>
        <w:rPr>
          <w:rFonts w:hint="eastAsia"/>
          <w:color w:val="6A8759"/>
        </w:rPr>
        <w:t>wdd1314wdd1314</w:t>
      </w:r>
      <w:proofErr w:type="gramEnd"/>
      <w:r>
        <w:rPr>
          <w:rFonts w:hint="eastAsia"/>
          <w:color w:val="6A8759"/>
        </w:rPr>
        <w:t>"</w:t>
      </w:r>
      <w:r>
        <w:rPr>
          <w:rFonts w:hint="eastAsia"/>
          <w:color w:val="A9B7C6"/>
        </w:rPr>
        <w:t>.replace(</w:t>
      </w:r>
      <w:r>
        <w:rPr>
          <w:rFonts w:hint="eastAsia"/>
          <w:color w:val="6A8759"/>
        </w:rPr>
        <w:t>"1314"</w:t>
      </w:r>
      <w:r>
        <w:rPr>
          <w:rFonts w:hint="eastAsia"/>
          <w:color w:val="CC7832"/>
        </w:rPr>
        <w:t>,</w:t>
      </w:r>
      <w:r>
        <w:rPr>
          <w:rFonts w:hint="eastAsia"/>
          <w:color w:val="6A8759"/>
        </w:rPr>
        <w:t>"520"</w:t>
      </w:r>
      <w:r>
        <w:rPr>
          <w:rFonts w:hint="eastAsia"/>
          <w:color w:val="A9B7C6"/>
        </w:rPr>
        <w:t>)</w:t>
      </w:r>
      <w:r>
        <w:rPr>
          <w:rFonts w:hint="eastAsia"/>
          <w:color w:val="A9B7C6"/>
        </w:rPr>
        <w:br/>
      </w:r>
      <w:r>
        <w:rPr>
          <w:rFonts w:hint="eastAsia"/>
          <w:color w:val="8888C6"/>
        </w:rPr>
        <w:t>print</w:t>
      </w:r>
      <w:r>
        <w:rPr>
          <w:rFonts w:hint="eastAsia"/>
          <w:color w:val="A9B7C6"/>
        </w:rPr>
        <w:t>(ret6)</w:t>
      </w:r>
      <w:r>
        <w:rPr>
          <w:rFonts w:hint="eastAsia"/>
          <w:color w:val="808080"/>
        </w:rPr>
        <w:t>#print(ret6)替换之前需要知道替换的内容</w:t>
      </w:r>
      <w:r>
        <w:rPr>
          <w:rFonts w:hint="eastAsia"/>
          <w:color w:val="808080"/>
        </w:rPr>
        <w:br/>
      </w:r>
      <w:r>
        <w:rPr>
          <w:rFonts w:hint="eastAsia"/>
          <w:color w:val="A9B7C6"/>
        </w:rPr>
        <w:t>ret7=re.subn(</w:t>
      </w:r>
      <w:r>
        <w:rPr>
          <w:rFonts w:hint="eastAsia"/>
          <w:color w:val="6A8759"/>
        </w:rPr>
        <w:t>"\d+"</w:t>
      </w:r>
      <w:r>
        <w:rPr>
          <w:rFonts w:hint="eastAsia"/>
          <w:color w:val="CC7832"/>
        </w:rPr>
        <w:t>,</w:t>
      </w:r>
      <w:r>
        <w:rPr>
          <w:rFonts w:hint="eastAsia"/>
          <w:color w:val="6A8759"/>
        </w:rPr>
        <w:t>"520"</w:t>
      </w:r>
      <w:r>
        <w:rPr>
          <w:rFonts w:hint="eastAsia"/>
          <w:color w:val="CC7832"/>
        </w:rPr>
        <w:t>,</w:t>
      </w:r>
      <w:r>
        <w:rPr>
          <w:rFonts w:hint="eastAsia"/>
          <w:color w:val="6A8759"/>
        </w:rPr>
        <w:t>"1996wdd0206</w:t>
      </w:r>
      <w:proofErr w:type="gramStart"/>
      <w:r>
        <w:rPr>
          <w:rFonts w:hint="eastAsia"/>
          <w:color w:val="6A8759"/>
        </w:rPr>
        <w:t>wdd1314wdd1314</w:t>
      </w:r>
      <w:proofErr w:type="gramEnd"/>
      <w:r>
        <w:rPr>
          <w:rFonts w:hint="eastAsia"/>
          <w:color w:val="6A8759"/>
        </w:rPr>
        <w:t>"</w:t>
      </w:r>
      <w:r>
        <w:rPr>
          <w:rFonts w:hint="eastAsia"/>
          <w:color w:val="A9B7C6"/>
        </w:rPr>
        <w:t>)</w:t>
      </w:r>
      <w:r>
        <w:rPr>
          <w:rFonts w:hint="eastAsia"/>
          <w:color w:val="A9B7C6"/>
        </w:rPr>
        <w:br/>
      </w:r>
      <w:r>
        <w:rPr>
          <w:rFonts w:hint="eastAsia"/>
          <w:color w:val="8888C6"/>
        </w:rPr>
        <w:t>print</w:t>
      </w:r>
      <w:r>
        <w:rPr>
          <w:rFonts w:hint="eastAsia"/>
          <w:color w:val="A9B7C6"/>
        </w:rPr>
        <w:t>(ret7)</w:t>
      </w:r>
      <w:r>
        <w:rPr>
          <w:rFonts w:hint="eastAsia"/>
          <w:color w:val="808080"/>
        </w:rPr>
        <w:t>#('</w:t>
      </w:r>
      <w:proofErr w:type="gramStart"/>
      <w:r>
        <w:rPr>
          <w:rFonts w:hint="eastAsia"/>
          <w:color w:val="808080"/>
        </w:rPr>
        <w:t>520wdd520wdd</w:t>
      </w:r>
      <w:proofErr w:type="gramEnd"/>
      <w:r>
        <w:rPr>
          <w:rFonts w:hint="eastAsia"/>
          <w:color w:val="808080"/>
        </w:rPr>
        <w:t>520wdd520', 4)</w:t>
      </w:r>
      <w:r>
        <w:rPr>
          <w:rFonts w:hint="eastAsia"/>
          <w:color w:val="808080"/>
        </w:rPr>
        <w:br/>
      </w:r>
      <w:r>
        <w:rPr>
          <w:rFonts w:hint="eastAsia"/>
          <w:color w:val="A9B7C6"/>
        </w:rPr>
        <w:t>ret8=</w:t>
      </w:r>
      <w:r>
        <w:rPr>
          <w:rFonts w:hint="eastAsia"/>
          <w:color w:val="6A8759"/>
        </w:rPr>
        <w:t>"1996wdd0206</w:t>
      </w:r>
      <w:proofErr w:type="gramStart"/>
      <w:r>
        <w:rPr>
          <w:rFonts w:hint="eastAsia"/>
          <w:color w:val="6A8759"/>
        </w:rPr>
        <w:t>wdd1314wdd1314</w:t>
      </w:r>
      <w:proofErr w:type="gramEnd"/>
      <w:r>
        <w:rPr>
          <w:rFonts w:hint="eastAsia"/>
          <w:color w:val="6A8759"/>
        </w:rPr>
        <w:t>"</w:t>
      </w:r>
      <w:r>
        <w:rPr>
          <w:rFonts w:hint="eastAsia"/>
          <w:color w:val="A9B7C6"/>
        </w:rPr>
        <w:t>.replace(</w:t>
      </w:r>
      <w:r>
        <w:rPr>
          <w:rFonts w:hint="eastAsia"/>
          <w:color w:val="6A8759"/>
        </w:rPr>
        <w:t>"1314"</w:t>
      </w:r>
      <w:r>
        <w:rPr>
          <w:rFonts w:hint="eastAsia"/>
          <w:color w:val="CC7832"/>
        </w:rPr>
        <w:t>,</w:t>
      </w:r>
      <w:r>
        <w:rPr>
          <w:rFonts w:hint="eastAsia"/>
          <w:color w:val="6A8759"/>
        </w:rPr>
        <w:t>"520"</w:t>
      </w:r>
      <w:r>
        <w:rPr>
          <w:rFonts w:hint="eastAsia"/>
          <w:color w:val="CC7832"/>
        </w:rPr>
        <w:t>,</w:t>
      </w:r>
      <w:r>
        <w:rPr>
          <w:rFonts w:hint="eastAsia"/>
          <w:color w:val="6897BB"/>
        </w:rPr>
        <w:t>1</w:t>
      </w:r>
      <w:r>
        <w:rPr>
          <w:rFonts w:hint="eastAsia"/>
          <w:color w:val="A9B7C6"/>
        </w:rPr>
        <w:t>)</w:t>
      </w:r>
      <w:r>
        <w:rPr>
          <w:rFonts w:hint="eastAsia"/>
          <w:color w:val="A9B7C6"/>
        </w:rPr>
        <w:br/>
      </w:r>
      <w:r>
        <w:rPr>
          <w:rFonts w:hint="eastAsia"/>
          <w:color w:val="8888C6"/>
        </w:rPr>
        <w:t>print</w:t>
      </w:r>
      <w:r>
        <w:rPr>
          <w:rFonts w:hint="eastAsia"/>
          <w:color w:val="A9B7C6"/>
        </w:rPr>
        <w:t>(ret8)</w:t>
      </w:r>
      <w:r>
        <w:rPr>
          <w:rFonts w:hint="eastAsia"/>
          <w:color w:val="808080"/>
        </w:rPr>
        <w:t>#print(ret6)替换之前需要知道替换的内容</w:t>
      </w:r>
      <w:r>
        <w:rPr>
          <w:rFonts w:hint="eastAsia"/>
          <w:color w:val="808080"/>
        </w:rPr>
        <w:br/>
      </w:r>
      <w:r>
        <w:rPr>
          <w:rFonts w:hint="eastAsia"/>
          <w:color w:val="A9B7C6"/>
        </w:rPr>
        <w:t>ret9=re.subn(</w:t>
      </w:r>
      <w:r>
        <w:rPr>
          <w:rFonts w:hint="eastAsia"/>
          <w:color w:val="6A8759"/>
        </w:rPr>
        <w:t>"\d+"</w:t>
      </w:r>
      <w:r>
        <w:rPr>
          <w:rFonts w:hint="eastAsia"/>
          <w:color w:val="CC7832"/>
        </w:rPr>
        <w:t>,</w:t>
      </w:r>
      <w:r>
        <w:rPr>
          <w:rFonts w:hint="eastAsia"/>
          <w:color w:val="6A8759"/>
        </w:rPr>
        <w:t>"520"</w:t>
      </w:r>
      <w:r>
        <w:rPr>
          <w:rFonts w:hint="eastAsia"/>
          <w:color w:val="CC7832"/>
        </w:rPr>
        <w:t>,</w:t>
      </w:r>
      <w:r>
        <w:rPr>
          <w:rFonts w:hint="eastAsia"/>
          <w:color w:val="6A8759"/>
        </w:rPr>
        <w:t>"1996wdd0206wdd1314wdd1314"</w:t>
      </w:r>
      <w:r>
        <w:rPr>
          <w:rFonts w:hint="eastAsia"/>
          <w:color w:val="CC7832"/>
        </w:rPr>
        <w:t>,</w:t>
      </w:r>
      <w:r>
        <w:rPr>
          <w:rFonts w:hint="eastAsia"/>
          <w:color w:val="6897BB"/>
        </w:rPr>
        <w:t>2</w:t>
      </w:r>
      <w:r>
        <w:rPr>
          <w:rFonts w:hint="eastAsia"/>
          <w:color w:val="A9B7C6"/>
        </w:rPr>
        <w:t>)</w:t>
      </w:r>
      <w:r>
        <w:rPr>
          <w:rFonts w:hint="eastAsia"/>
          <w:color w:val="A9B7C6"/>
        </w:rPr>
        <w:br/>
      </w:r>
      <w:r>
        <w:rPr>
          <w:rFonts w:hint="eastAsia"/>
          <w:color w:val="8888C6"/>
        </w:rPr>
        <w:t>print</w:t>
      </w:r>
      <w:r>
        <w:rPr>
          <w:rFonts w:hint="eastAsia"/>
          <w:color w:val="A9B7C6"/>
        </w:rPr>
        <w:t>(ret</w:t>
      </w:r>
      <w:proofErr w:type="gramStart"/>
      <w:r>
        <w:rPr>
          <w:rFonts w:hint="eastAsia"/>
          <w:color w:val="A9B7C6"/>
        </w:rPr>
        <w:t>9)</w:t>
      </w:r>
      <w:r>
        <w:rPr>
          <w:rFonts w:hint="eastAsia"/>
          <w:color w:val="808080"/>
        </w:rPr>
        <w:t>#</w:t>
      </w:r>
      <w:proofErr w:type="gramEnd"/>
      <w:r>
        <w:rPr>
          <w:rFonts w:hint="eastAsia"/>
          <w:color w:val="808080"/>
        </w:rPr>
        <w:t>('520wdd520wdd1314wdd1314', 2)</w:t>
      </w:r>
    </w:p>
    <w:p w14:paraId="3F493ED8" w14:textId="77777777" w:rsidR="00F27C56" w:rsidRPr="00F27C56" w:rsidRDefault="00F27C56" w:rsidP="00F27C56"/>
    <w:p w14:paraId="2C29CBD8" w14:textId="1D0E6983" w:rsidR="003C7C28" w:rsidRDefault="003C7C28" w:rsidP="003C7C28">
      <w:pPr>
        <w:pStyle w:val="6"/>
      </w:pPr>
      <w:r>
        <w:rPr>
          <w:rFonts w:hint="eastAsia"/>
        </w:rPr>
        <w:t>切割</w:t>
      </w:r>
    </w:p>
    <w:p w14:paraId="4CF291E4" w14:textId="2670C17A" w:rsidR="003C7C28" w:rsidRDefault="003C7C28" w:rsidP="004C244F">
      <w:pPr>
        <w:pStyle w:val="7"/>
      </w:pPr>
      <w:r>
        <w:rPr>
          <w:rFonts w:hint="eastAsia"/>
        </w:rPr>
        <w:t>split</w:t>
      </w:r>
    </w:p>
    <w:p w14:paraId="4EBB25AF" w14:textId="5EB8B235" w:rsidR="000559FE" w:rsidRPr="000559FE" w:rsidRDefault="000559FE" w:rsidP="000559FE">
      <w:pPr>
        <w:pStyle w:val="HTML"/>
        <w:shd w:val="clear" w:color="auto" w:fill="2B2B2B"/>
        <w:rPr>
          <w:color w:val="A9B7C6"/>
        </w:rPr>
      </w:pPr>
      <w:r>
        <w:rPr>
          <w:rFonts w:hint="eastAsia"/>
          <w:color w:val="A9B7C6"/>
        </w:rPr>
        <w:t>ret=</w:t>
      </w:r>
      <w:proofErr w:type="gramStart"/>
      <w:r>
        <w:rPr>
          <w:rFonts w:hint="eastAsia"/>
          <w:color w:val="A9B7C6"/>
        </w:rPr>
        <w:t>re.split</w:t>
      </w:r>
      <w:proofErr w:type="gramEnd"/>
      <w:r>
        <w:rPr>
          <w:rFonts w:hint="eastAsia"/>
          <w:color w:val="A9B7C6"/>
        </w:rPr>
        <w:t>(</w:t>
      </w:r>
      <w:r>
        <w:rPr>
          <w:rFonts w:hint="eastAsia"/>
          <w:color w:val="6A8759"/>
        </w:rPr>
        <w:t>"\d+"</w:t>
      </w:r>
      <w:r>
        <w:rPr>
          <w:rFonts w:hint="eastAsia"/>
          <w:color w:val="CC7832"/>
        </w:rPr>
        <w:t>,</w:t>
      </w:r>
      <w:r>
        <w:rPr>
          <w:rFonts w:hint="eastAsia"/>
          <w:color w:val="6A8759"/>
        </w:rPr>
        <w:t>"alex80asdf50taibai90"</w:t>
      </w:r>
      <w:r>
        <w:rPr>
          <w:rFonts w:hint="eastAsia"/>
          <w:color w:val="A9B7C6"/>
        </w:rPr>
        <w:t>)</w:t>
      </w:r>
      <w:r>
        <w:rPr>
          <w:rFonts w:hint="eastAsia"/>
          <w:color w:val="A9B7C6"/>
        </w:rPr>
        <w:br/>
      </w:r>
      <w:r>
        <w:rPr>
          <w:rFonts w:hint="eastAsia"/>
          <w:color w:val="8888C6"/>
        </w:rPr>
        <w:t>print</w:t>
      </w:r>
      <w:r>
        <w:rPr>
          <w:rFonts w:hint="eastAsia"/>
          <w:color w:val="A9B7C6"/>
        </w:rPr>
        <w:t>(ret)</w:t>
      </w:r>
      <w:r>
        <w:rPr>
          <w:rFonts w:hint="eastAsia"/>
          <w:color w:val="808080"/>
        </w:rPr>
        <w:t>#['alex', 'asdf', 'taibai', '']</w:t>
      </w:r>
    </w:p>
    <w:p w14:paraId="40609327" w14:textId="185C0362" w:rsidR="007C0539" w:rsidRDefault="003C7C28" w:rsidP="003C7C28">
      <w:pPr>
        <w:pStyle w:val="6"/>
      </w:pPr>
      <w:r>
        <w:rPr>
          <w:rFonts w:hint="eastAsia"/>
        </w:rPr>
        <w:t>进</w:t>
      </w:r>
      <w:proofErr w:type="gramStart"/>
      <w:r>
        <w:rPr>
          <w:rFonts w:hint="eastAsia"/>
        </w:rPr>
        <w:t>阶方法</w:t>
      </w:r>
      <w:proofErr w:type="gramEnd"/>
      <w:r>
        <w:t>—</w:t>
      </w:r>
      <w:r>
        <w:rPr>
          <w:rFonts w:hint="eastAsia"/>
        </w:rPr>
        <w:t>爬虫</w:t>
      </w:r>
    </w:p>
    <w:p w14:paraId="16776924" w14:textId="1D2194D1" w:rsidR="003C7C28" w:rsidRDefault="003C7C28" w:rsidP="004C244F">
      <w:pPr>
        <w:pStyle w:val="7"/>
      </w:pPr>
      <w:commentRangeStart w:id="59"/>
      <w:r>
        <w:rPr>
          <w:rFonts w:hint="eastAsia"/>
        </w:rPr>
        <w:t>compile</w:t>
      </w:r>
      <w:commentRangeEnd w:id="59"/>
      <w:r w:rsidR="00226386">
        <w:rPr>
          <w:rStyle w:val="a9"/>
          <w:b w:val="0"/>
          <w:bCs w:val="0"/>
        </w:rPr>
        <w:commentReference w:id="59"/>
      </w:r>
      <w:r w:rsidR="000559FE">
        <w:rPr>
          <w:rFonts w:hint="eastAsia"/>
        </w:rPr>
        <w:t>（将正则表达式提前编译好，编译好的结果直接调用匹配方法）</w:t>
      </w:r>
    </w:p>
    <w:p w14:paraId="54A85EC5" w14:textId="77777777" w:rsidR="000559FE" w:rsidRDefault="000559FE" w:rsidP="000559FE">
      <w:pPr>
        <w:pStyle w:val="HTML"/>
        <w:shd w:val="clear" w:color="auto" w:fill="2B2B2B"/>
        <w:rPr>
          <w:color w:val="A9B7C6"/>
        </w:rPr>
      </w:pPr>
      <w:r>
        <w:rPr>
          <w:rFonts w:hint="eastAsia"/>
          <w:color w:val="A9B7C6"/>
        </w:rPr>
        <w:t>r=</w:t>
      </w:r>
      <w:proofErr w:type="gramStart"/>
      <w:r>
        <w:rPr>
          <w:rFonts w:hint="eastAsia"/>
          <w:color w:val="A9B7C6"/>
        </w:rPr>
        <w:t>re.compile</w:t>
      </w:r>
      <w:proofErr w:type="gramEnd"/>
      <w:r>
        <w:rPr>
          <w:rFonts w:hint="eastAsia"/>
          <w:color w:val="A9B7C6"/>
        </w:rPr>
        <w:t>(</w:t>
      </w:r>
      <w:r>
        <w:rPr>
          <w:rFonts w:hint="eastAsia"/>
          <w:color w:val="6A8759"/>
        </w:rPr>
        <w:t>"\d+"</w:t>
      </w:r>
      <w:r>
        <w:rPr>
          <w:rFonts w:hint="eastAsia"/>
          <w:color w:val="A9B7C6"/>
        </w:rPr>
        <w:t>)</w:t>
      </w:r>
      <w:r>
        <w:rPr>
          <w:rFonts w:hint="eastAsia"/>
          <w:color w:val="A9B7C6"/>
        </w:rPr>
        <w:br/>
        <w:t>rs=r.match(</w:t>
      </w:r>
      <w:r>
        <w:rPr>
          <w:rFonts w:hint="eastAsia"/>
          <w:color w:val="6A8759"/>
        </w:rPr>
        <w:t>"1980wdd06620"</w:t>
      </w:r>
      <w:r>
        <w:rPr>
          <w:rFonts w:hint="eastAsia"/>
          <w:color w:val="A9B7C6"/>
        </w:rPr>
        <w:t>)</w:t>
      </w:r>
      <w:r>
        <w:rPr>
          <w:rFonts w:hint="eastAsia"/>
          <w:color w:val="A9B7C6"/>
        </w:rPr>
        <w:br/>
      </w:r>
      <w:r>
        <w:rPr>
          <w:rFonts w:hint="eastAsia"/>
          <w:color w:val="8888C6"/>
        </w:rPr>
        <w:t>print</w:t>
      </w:r>
      <w:r>
        <w:rPr>
          <w:rFonts w:hint="eastAsia"/>
          <w:color w:val="A9B7C6"/>
        </w:rPr>
        <w:t>(rs.group())</w:t>
      </w:r>
      <w:r>
        <w:rPr>
          <w:rFonts w:hint="eastAsia"/>
          <w:color w:val="808080"/>
        </w:rPr>
        <w:t>#1980</w:t>
      </w:r>
    </w:p>
    <w:p w14:paraId="2C56E640" w14:textId="77777777" w:rsidR="000559FE" w:rsidRPr="000559FE" w:rsidRDefault="000559FE" w:rsidP="000559FE"/>
    <w:p w14:paraId="27C1622A" w14:textId="57D9DE8E" w:rsidR="003C7C28" w:rsidRDefault="003C7C28" w:rsidP="004C244F">
      <w:pPr>
        <w:pStyle w:val="7"/>
      </w:pPr>
      <w:commentRangeStart w:id="60"/>
      <w:r>
        <w:rPr>
          <w:rFonts w:hint="eastAsia"/>
        </w:rPr>
        <w:lastRenderedPageBreak/>
        <w:t>f</w:t>
      </w:r>
      <w:r>
        <w:t>inditer</w:t>
      </w:r>
      <w:commentRangeEnd w:id="60"/>
      <w:r w:rsidR="00226386">
        <w:rPr>
          <w:rStyle w:val="a9"/>
          <w:b w:val="0"/>
          <w:bCs w:val="0"/>
        </w:rPr>
        <w:commentReference w:id="60"/>
      </w:r>
    </w:p>
    <w:p w14:paraId="11E31382" w14:textId="77777777" w:rsidR="00226386" w:rsidRDefault="00226386" w:rsidP="00226386">
      <w:pPr>
        <w:pStyle w:val="HTML"/>
        <w:shd w:val="clear" w:color="auto" w:fill="2B2B2B"/>
        <w:rPr>
          <w:color w:val="A9B7C6"/>
        </w:rPr>
      </w:pPr>
      <w:r>
        <w:rPr>
          <w:rFonts w:hint="eastAsia"/>
          <w:color w:val="A9B7C6"/>
        </w:rPr>
        <w:t>r=</w:t>
      </w:r>
      <w:proofErr w:type="gramStart"/>
      <w:r>
        <w:rPr>
          <w:rFonts w:hint="eastAsia"/>
          <w:color w:val="A9B7C6"/>
        </w:rPr>
        <w:t>re.finditer</w:t>
      </w:r>
      <w:proofErr w:type="gramEnd"/>
      <w:r>
        <w:rPr>
          <w:rFonts w:hint="eastAsia"/>
          <w:color w:val="A9B7C6"/>
        </w:rPr>
        <w:t>(</w:t>
      </w:r>
      <w:r>
        <w:rPr>
          <w:rFonts w:hint="eastAsia"/>
          <w:color w:val="6A8759"/>
        </w:rPr>
        <w:t>"\d+"</w:t>
      </w:r>
      <w:r>
        <w:rPr>
          <w:rFonts w:hint="eastAsia"/>
          <w:color w:val="CC7832"/>
        </w:rPr>
        <w:t>,</w:t>
      </w:r>
      <w:r>
        <w:rPr>
          <w:rFonts w:hint="eastAsia"/>
          <w:color w:val="6A8759"/>
        </w:rPr>
        <w:t>"da111af452faf 187af af1222"</w:t>
      </w:r>
      <w:r>
        <w:rPr>
          <w:rFonts w:hint="eastAsia"/>
          <w:color w:val="A9B7C6"/>
        </w:rPr>
        <w:t>)</w:t>
      </w:r>
      <w:r>
        <w:rPr>
          <w:rFonts w:hint="eastAsia"/>
          <w:color w:val="A9B7C6"/>
        </w:rPr>
        <w:br/>
      </w:r>
      <w:r>
        <w:rPr>
          <w:rFonts w:hint="eastAsia"/>
          <w:color w:val="8888C6"/>
        </w:rPr>
        <w:t>print</w:t>
      </w:r>
      <w:r>
        <w:rPr>
          <w:rFonts w:hint="eastAsia"/>
          <w:color w:val="A9B7C6"/>
        </w:rPr>
        <w:t>(r)</w:t>
      </w:r>
      <w:r>
        <w:rPr>
          <w:rFonts w:hint="eastAsia"/>
          <w:color w:val="808080"/>
        </w:rPr>
        <w:t>#&lt;callable_iterator object at 0x00000049A0476B00&gt;</w:t>
      </w:r>
      <w:r>
        <w:rPr>
          <w:rFonts w:hint="eastAsia"/>
          <w:color w:val="808080"/>
        </w:rPr>
        <w:br/>
      </w:r>
      <w:r>
        <w:rPr>
          <w:rFonts w:hint="eastAsia"/>
          <w:color w:val="CC7832"/>
        </w:rPr>
        <w:t xml:space="preserve">for </w:t>
      </w:r>
      <w:r>
        <w:rPr>
          <w:rFonts w:hint="eastAsia"/>
          <w:color w:val="A9B7C6"/>
        </w:rPr>
        <w:t xml:space="preserve">e </w:t>
      </w:r>
      <w:r>
        <w:rPr>
          <w:rFonts w:hint="eastAsia"/>
          <w:color w:val="CC7832"/>
        </w:rPr>
        <w:t xml:space="preserve">in </w:t>
      </w:r>
      <w:r>
        <w:rPr>
          <w:rFonts w:hint="eastAsia"/>
          <w:color w:val="A9B7C6"/>
        </w:rPr>
        <w:t>r:</w:t>
      </w:r>
      <w:r>
        <w:rPr>
          <w:rFonts w:hint="eastAsia"/>
          <w:color w:val="A9B7C6"/>
        </w:rPr>
        <w:br/>
        <w:t xml:space="preserve">    </w:t>
      </w:r>
      <w:r>
        <w:rPr>
          <w:rFonts w:hint="eastAsia"/>
          <w:color w:val="8888C6"/>
        </w:rPr>
        <w:t>print</w:t>
      </w:r>
      <w:r>
        <w:rPr>
          <w:rFonts w:hint="eastAsia"/>
          <w:color w:val="A9B7C6"/>
        </w:rPr>
        <w:t>(e.group())</w:t>
      </w:r>
    </w:p>
    <w:p w14:paraId="5C3BCE3E" w14:textId="5A6B3E5A" w:rsidR="003C7C28" w:rsidRDefault="009721DB" w:rsidP="009721DB">
      <w:pPr>
        <w:pStyle w:val="2"/>
      </w:pPr>
      <w:r>
        <w:t>day2</w:t>
      </w:r>
      <w:r w:rsidR="00615D89">
        <w:rPr>
          <w:rFonts w:hint="eastAsia"/>
        </w:rPr>
        <w:t>6-06</w:t>
      </w:r>
      <w:r>
        <w:rPr>
          <w:rFonts w:hint="eastAsia"/>
        </w:rPr>
        <w:t>（p</w:t>
      </w:r>
      <w:r>
        <w:t>ython</w:t>
      </w:r>
      <w:r>
        <w:rPr>
          <w:rFonts w:hint="eastAsia"/>
        </w:rPr>
        <w:t>中的正则的分组）</w:t>
      </w:r>
    </w:p>
    <w:p w14:paraId="5F43F230" w14:textId="62BBF958" w:rsidR="00892C1F" w:rsidRDefault="00892C1F" w:rsidP="00892C1F">
      <w:pPr>
        <w:pStyle w:val="3"/>
      </w:pPr>
      <w:r>
        <w:rPr>
          <w:rFonts w:hint="eastAsia"/>
        </w:rPr>
        <w:t>python中的分组</w:t>
      </w:r>
    </w:p>
    <w:p w14:paraId="515762FA" w14:textId="5E6EDC49" w:rsidR="00892C1F" w:rsidRPr="00892C1F" w:rsidRDefault="00892C1F" w:rsidP="00892C1F">
      <w:pPr>
        <w:pStyle w:val="4"/>
      </w:pPr>
      <w:r>
        <w:rPr>
          <w:rFonts w:hint="eastAsia"/>
        </w:rPr>
        <w:t>findall的分组优先显示</w:t>
      </w:r>
    </w:p>
    <w:p w14:paraId="40D5F7E7" w14:textId="18413E7F" w:rsidR="009721DB" w:rsidRPr="00226386" w:rsidRDefault="00160088" w:rsidP="00160088">
      <w:commentRangeStart w:id="61"/>
      <w:r>
        <w:rPr>
          <w:rFonts w:hint="eastAsia"/>
        </w:rPr>
        <w:t>正则表达式</w:t>
      </w:r>
      <w:hyperlink r:id="rId16" w:history="1">
        <w:r w:rsidRPr="0097011B">
          <w:rPr>
            <w:rStyle w:val="af0"/>
          </w:rPr>
          <w:t>www.(baidu|oldboy).com</w:t>
        </w:r>
      </w:hyperlink>
      <w:r>
        <w:rPr>
          <w:rFonts w:hint="eastAsia"/>
        </w:rPr>
        <w:t>匹配</w:t>
      </w:r>
      <w:hyperlink r:id="rId17" w:history="1">
        <w:r w:rsidRPr="0097011B">
          <w:rPr>
            <w:rStyle w:val="af0"/>
          </w:rPr>
          <w:t>www.baidu.com</w:t>
        </w:r>
      </w:hyperlink>
      <w:r>
        <w:rPr>
          <w:rFonts w:hint="eastAsia"/>
        </w:rPr>
        <w:t xml:space="preserve"> </w:t>
      </w:r>
      <w:r>
        <w:t xml:space="preserve"> www.oldboy.com</w:t>
      </w:r>
      <w:commentRangeEnd w:id="61"/>
      <w:r>
        <w:rPr>
          <w:rStyle w:val="a9"/>
        </w:rPr>
        <w:commentReference w:id="61"/>
      </w:r>
    </w:p>
    <w:p w14:paraId="335D85E0" w14:textId="66A26102" w:rsidR="005A2A39" w:rsidRDefault="004361AE" w:rsidP="001E6242">
      <w:r w:rsidRPr="00892C1F">
        <w:rPr>
          <w:rFonts w:hint="eastAsia"/>
          <w:highlight w:val="cyan"/>
        </w:rPr>
        <w:t>find</w:t>
      </w:r>
      <w:r w:rsidRPr="00892C1F">
        <w:rPr>
          <w:highlight w:val="cyan"/>
        </w:rPr>
        <w:t>all</w:t>
      </w:r>
      <w:r w:rsidR="003C00D1" w:rsidRPr="00892C1F">
        <w:rPr>
          <w:rFonts w:hint="eastAsia"/>
          <w:highlight w:val="cyan"/>
        </w:rPr>
        <w:t>会优先显示分组中的内容</w:t>
      </w:r>
      <w:r w:rsidR="00892C1F">
        <w:rPr>
          <w:rFonts w:hint="eastAsia"/>
        </w:rPr>
        <w:t>(</w:t>
      </w:r>
      <w:r w:rsidR="00892C1F" w:rsidRPr="00892C1F">
        <w:rPr>
          <w:highlight w:val="red"/>
        </w:rPr>
        <w:t>match</w:t>
      </w:r>
      <w:r w:rsidR="00892C1F" w:rsidRPr="00892C1F">
        <w:rPr>
          <w:rFonts w:hint="eastAsia"/>
          <w:highlight w:val="red"/>
        </w:rPr>
        <w:t>和search不会出现这个问题</w:t>
      </w:r>
      <w:r w:rsidR="00892C1F">
        <w:t>)</w:t>
      </w:r>
    </w:p>
    <w:p w14:paraId="6B8B18BE" w14:textId="2C43FFBB" w:rsidR="003C00D1" w:rsidRDefault="003C00D1" w:rsidP="003C00D1">
      <w:pPr>
        <w:pStyle w:val="HTML"/>
        <w:shd w:val="clear" w:color="auto" w:fill="2B2B2B"/>
        <w:rPr>
          <w:color w:val="A9B7C6"/>
        </w:rPr>
      </w:pPr>
      <w:r>
        <w:rPr>
          <w:rFonts w:hint="eastAsia"/>
          <w:color w:val="A9B7C6"/>
        </w:rPr>
        <w:t>ret2=re.findall(</w:t>
      </w:r>
      <w:r>
        <w:rPr>
          <w:rFonts w:hint="eastAsia"/>
          <w:color w:val="6A8759"/>
        </w:rPr>
        <w:t>"www.baidu.com|www.oldboy.com"</w:t>
      </w:r>
      <w:r>
        <w:rPr>
          <w:rFonts w:hint="eastAsia"/>
          <w:color w:val="CC7832"/>
        </w:rPr>
        <w:t>,</w:t>
      </w:r>
      <w:r>
        <w:rPr>
          <w:rFonts w:hint="eastAsia"/>
          <w:color w:val="6A8759"/>
        </w:rPr>
        <w:t>"www.baidu.com"</w:t>
      </w:r>
      <w:r>
        <w:rPr>
          <w:rFonts w:hint="eastAsia"/>
          <w:color w:val="A9B7C6"/>
        </w:rPr>
        <w:t>)</w:t>
      </w:r>
      <w:r>
        <w:rPr>
          <w:rFonts w:hint="eastAsia"/>
          <w:color w:val="A9B7C6"/>
        </w:rPr>
        <w:br/>
      </w:r>
      <w:r>
        <w:rPr>
          <w:rFonts w:hint="eastAsia"/>
          <w:color w:val="8888C6"/>
        </w:rPr>
        <w:t>print</w:t>
      </w:r>
      <w:r>
        <w:rPr>
          <w:rFonts w:hint="eastAsia"/>
          <w:color w:val="A9B7C6"/>
        </w:rPr>
        <w:t>(ret</w:t>
      </w:r>
      <w:proofErr w:type="gramStart"/>
      <w:r>
        <w:rPr>
          <w:rFonts w:hint="eastAsia"/>
          <w:color w:val="A9B7C6"/>
        </w:rPr>
        <w:t>2)</w:t>
      </w:r>
      <w:r>
        <w:rPr>
          <w:rFonts w:hint="eastAsia"/>
          <w:color w:val="808080"/>
        </w:rPr>
        <w:t>#</w:t>
      </w:r>
      <w:proofErr w:type="gramEnd"/>
      <w:r>
        <w:rPr>
          <w:rFonts w:hint="eastAsia"/>
          <w:color w:val="808080"/>
        </w:rPr>
        <w:t>['www.baidu.com']</w:t>
      </w:r>
      <w:r>
        <w:rPr>
          <w:rFonts w:hint="eastAsia"/>
          <w:color w:val="808080"/>
        </w:rPr>
        <w:br/>
      </w:r>
      <w:r>
        <w:rPr>
          <w:rFonts w:hint="eastAsia"/>
          <w:color w:val="A9B7C6"/>
        </w:rPr>
        <w:t>ret3=re.findall(</w:t>
      </w:r>
      <w:r>
        <w:rPr>
          <w:rFonts w:hint="eastAsia"/>
          <w:color w:val="6A8759"/>
        </w:rPr>
        <w:t>"www.(baidu|oldboy).com"</w:t>
      </w:r>
      <w:r>
        <w:rPr>
          <w:rFonts w:hint="eastAsia"/>
          <w:color w:val="CC7832"/>
        </w:rPr>
        <w:t>,</w:t>
      </w:r>
      <w:r>
        <w:rPr>
          <w:rFonts w:hint="eastAsia"/>
          <w:color w:val="6A8759"/>
        </w:rPr>
        <w:t>"www.baidu.com"</w:t>
      </w:r>
      <w:r>
        <w:rPr>
          <w:rFonts w:hint="eastAsia"/>
          <w:color w:val="A9B7C6"/>
        </w:rPr>
        <w:t>)</w:t>
      </w:r>
      <w:r>
        <w:rPr>
          <w:rFonts w:hint="eastAsia"/>
          <w:color w:val="A9B7C6"/>
        </w:rPr>
        <w:br/>
      </w:r>
      <w:r>
        <w:rPr>
          <w:rFonts w:hint="eastAsia"/>
          <w:color w:val="8888C6"/>
        </w:rPr>
        <w:t>print</w:t>
      </w:r>
      <w:r>
        <w:rPr>
          <w:rFonts w:hint="eastAsia"/>
          <w:color w:val="A9B7C6"/>
        </w:rPr>
        <w:t>(ret3)</w:t>
      </w:r>
      <w:r>
        <w:rPr>
          <w:rFonts w:hint="eastAsia"/>
          <w:color w:val="808080"/>
        </w:rPr>
        <w:t>#baidu</w:t>
      </w:r>
      <w:r>
        <w:rPr>
          <w:color w:val="808080"/>
        </w:rPr>
        <w:t xml:space="preserve">  </w:t>
      </w:r>
      <w:r w:rsidRPr="003C00D1">
        <w:rPr>
          <w:rFonts w:hint="eastAsia"/>
          <w:color w:val="808080"/>
          <w:highlight w:val="magenta"/>
        </w:rPr>
        <w:t>这里匹配了</w:t>
      </w:r>
      <w:hyperlink r:id="rId18" w:history="1">
        <w:r w:rsidRPr="003C00D1">
          <w:rPr>
            <w:rStyle w:val="af0"/>
            <w:rFonts w:hint="eastAsia"/>
            <w:highlight w:val="magenta"/>
          </w:rPr>
          <w:t>ww</w:t>
        </w:r>
        <w:r w:rsidRPr="003C00D1">
          <w:rPr>
            <w:rStyle w:val="af0"/>
            <w:highlight w:val="magenta"/>
          </w:rPr>
          <w:t>w.baidu</w:t>
        </w:r>
        <w:r w:rsidRPr="003C00D1">
          <w:rPr>
            <w:rStyle w:val="af0"/>
            <w:rFonts w:hint="eastAsia"/>
            <w:highlight w:val="magenta"/>
          </w:rPr>
          <w:t>.</w:t>
        </w:r>
        <w:r w:rsidRPr="003C00D1">
          <w:rPr>
            <w:rStyle w:val="af0"/>
            <w:highlight w:val="magenta"/>
          </w:rPr>
          <w:t>com</w:t>
        </w:r>
      </w:hyperlink>
      <w:r w:rsidRPr="003C00D1">
        <w:rPr>
          <w:rFonts w:hint="eastAsia"/>
          <w:color w:val="808080"/>
          <w:highlight w:val="magenta"/>
        </w:rPr>
        <w:t>的内容，只不过只显示了b</w:t>
      </w:r>
      <w:r w:rsidRPr="003C00D1">
        <w:rPr>
          <w:color w:val="808080"/>
          <w:highlight w:val="magenta"/>
        </w:rPr>
        <w:t>aidu</w:t>
      </w:r>
    </w:p>
    <w:p w14:paraId="76B4FB34" w14:textId="1A903ED0" w:rsidR="005A2A39" w:rsidRDefault="003C00D1" w:rsidP="001E6242">
      <w:r>
        <w:rPr>
          <w:rFonts w:hint="eastAsia"/>
        </w:rPr>
        <w:t>分组优先的坑（取消分组优先）</w:t>
      </w:r>
    </w:p>
    <w:p w14:paraId="6F35BB0B" w14:textId="01CA2D24" w:rsidR="003C00D1" w:rsidRDefault="003C00D1" w:rsidP="003C00D1">
      <w:pPr>
        <w:pStyle w:val="HTML"/>
        <w:shd w:val="clear" w:color="auto" w:fill="2B2B2B"/>
        <w:rPr>
          <w:color w:val="A9B7C6"/>
        </w:rPr>
      </w:pPr>
      <w:r>
        <w:rPr>
          <w:rFonts w:hint="eastAsia"/>
          <w:color w:val="A9B7C6"/>
        </w:rPr>
        <w:t>ret3=re.findall(</w:t>
      </w:r>
      <w:r>
        <w:rPr>
          <w:rFonts w:hint="eastAsia"/>
          <w:color w:val="6A8759"/>
        </w:rPr>
        <w:t>"www.(</w:t>
      </w:r>
      <w:r w:rsidRPr="003C00D1">
        <w:rPr>
          <w:rFonts w:hint="eastAsia"/>
          <w:color w:val="6A8759"/>
          <w:highlight w:val="cyan"/>
        </w:rPr>
        <w:t>?:baidu|oldboy</w:t>
      </w:r>
      <w:r>
        <w:rPr>
          <w:rFonts w:hint="eastAsia"/>
          <w:color w:val="6A8759"/>
        </w:rPr>
        <w:t>).com"</w:t>
      </w:r>
      <w:r>
        <w:rPr>
          <w:rFonts w:hint="eastAsia"/>
          <w:color w:val="CC7832"/>
        </w:rPr>
        <w:t>,</w:t>
      </w:r>
      <w:r>
        <w:rPr>
          <w:rFonts w:hint="eastAsia"/>
          <w:color w:val="6A8759"/>
        </w:rPr>
        <w:t>"www.baidu.com"</w:t>
      </w:r>
      <w:r>
        <w:rPr>
          <w:rFonts w:hint="eastAsia"/>
          <w:color w:val="A9B7C6"/>
        </w:rPr>
        <w:t>)</w:t>
      </w:r>
      <w:r>
        <w:rPr>
          <w:rFonts w:hint="eastAsia"/>
          <w:color w:val="A9B7C6"/>
        </w:rPr>
        <w:br/>
      </w:r>
      <w:r>
        <w:rPr>
          <w:rFonts w:hint="eastAsia"/>
          <w:color w:val="8888C6"/>
        </w:rPr>
        <w:t>print</w:t>
      </w:r>
      <w:r>
        <w:rPr>
          <w:rFonts w:hint="eastAsia"/>
          <w:color w:val="A9B7C6"/>
        </w:rPr>
        <w:t>(ret</w:t>
      </w:r>
      <w:proofErr w:type="gramStart"/>
      <w:r>
        <w:rPr>
          <w:rFonts w:hint="eastAsia"/>
          <w:color w:val="A9B7C6"/>
        </w:rPr>
        <w:t>3)</w:t>
      </w:r>
      <w:r>
        <w:rPr>
          <w:rFonts w:hint="eastAsia"/>
          <w:color w:val="808080"/>
        </w:rPr>
        <w:t>#</w:t>
      </w:r>
      <w:proofErr w:type="gramEnd"/>
      <w:r w:rsidR="00434FCC" w:rsidRPr="00434FCC">
        <w:t xml:space="preserve"> </w:t>
      </w:r>
      <w:r w:rsidR="00434FCC" w:rsidRPr="00434FCC">
        <w:rPr>
          <w:color w:val="808080"/>
        </w:rPr>
        <w:t>['www.baidu.com']</w:t>
      </w:r>
    </w:p>
    <w:p w14:paraId="2AC67EAA" w14:textId="5B5DB4D4" w:rsidR="003C00D1" w:rsidRDefault="00892C1F" w:rsidP="001E6242">
      <w:r>
        <w:rPr>
          <w:rFonts w:hint="eastAsia"/>
        </w:rPr>
        <w:t>解释</w:t>
      </w:r>
    </w:p>
    <w:p w14:paraId="5DDA3827" w14:textId="77777777" w:rsidR="00892C1F" w:rsidRDefault="00892C1F" w:rsidP="00892C1F">
      <w:pPr>
        <w:pStyle w:val="HTML"/>
        <w:shd w:val="clear" w:color="auto" w:fill="2B2B2B"/>
        <w:rPr>
          <w:color w:val="A9B7C6"/>
        </w:rPr>
      </w:pPr>
      <w:r>
        <w:rPr>
          <w:rFonts w:hint="eastAsia"/>
          <w:color w:val="A9B7C6"/>
        </w:rPr>
        <w:t>ret=</w:t>
      </w:r>
      <w:proofErr w:type="gramStart"/>
      <w:r>
        <w:rPr>
          <w:rFonts w:hint="eastAsia"/>
          <w:color w:val="A9B7C6"/>
        </w:rPr>
        <w:t>re.findall</w:t>
      </w:r>
      <w:proofErr w:type="gramEnd"/>
      <w:r>
        <w:rPr>
          <w:rFonts w:hint="eastAsia"/>
          <w:color w:val="A9B7C6"/>
        </w:rPr>
        <w:t>(</w:t>
      </w:r>
      <w:r>
        <w:rPr>
          <w:rFonts w:hint="eastAsia"/>
          <w:color w:val="6A8759"/>
        </w:rPr>
        <w:t>"-0\.\d+|[1-9]\d*(\.\d+)?"</w:t>
      </w:r>
      <w:r>
        <w:rPr>
          <w:rFonts w:hint="eastAsia"/>
          <w:color w:val="CC7832"/>
        </w:rPr>
        <w:t>,</w:t>
      </w:r>
      <w:r>
        <w:rPr>
          <w:rFonts w:hint="eastAsia"/>
          <w:color w:val="6A8759"/>
        </w:rPr>
        <w:t>"-1adsfas-200"</w:t>
      </w:r>
      <w:r>
        <w:rPr>
          <w:rFonts w:hint="eastAsia"/>
          <w:color w:val="A9B7C6"/>
        </w:rPr>
        <w:t>)</w:t>
      </w:r>
      <w:r>
        <w:rPr>
          <w:rFonts w:hint="eastAsia"/>
          <w:color w:val="A9B7C6"/>
        </w:rPr>
        <w:br/>
      </w:r>
      <w:r>
        <w:rPr>
          <w:rFonts w:hint="eastAsia"/>
          <w:color w:val="8888C6"/>
        </w:rPr>
        <w:t>print</w:t>
      </w:r>
      <w:r>
        <w:rPr>
          <w:rFonts w:hint="eastAsia"/>
          <w:color w:val="A9B7C6"/>
        </w:rPr>
        <w:t>(ret)</w:t>
      </w:r>
      <w:r>
        <w:rPr>
          <w:rFonts w:hint="eastAsia"/>
          <w:color w:val="808080"/>
        </w:rPr>
        <w:t>#['', '']  这里是（）里的优先匹配因为括号里的没有匹配的上所以是空但是照样匹配了两个（带了（）只显示括号里的）</w:t>
      </w:r>
    </w:p>
    <w:p w14:paraId="34EF131D" w14:textId="4688B9EF" w:rsidR="00892C1F" w:rsidRDefault="00892C1F" w:rsidP="001E6242">
      <w:r w:rsidRPr="00892C1F">
        <w:rPr>
          <w:rFonts w:hint="eastAsia"/>
          <w:highlight w:val="cyan"/>
        </w:rPr>
        <w:t>只需要在（）里的开头加上？:</w:t>
      </w:r>
    </w:p>
    <w:p w14:paraId="0651D254" w14:textId="1EA031B4" w:rsidR="00892C1F" w:rsidRPr="00892C1F" w:rsidRDefault="00892C1F" w:rsidP="00892C1F">
      <w:pPr>
        <w:pStyle w:val="4"/>
      </w:pPr>
      <w:r>
        <w:rPr>
          <w:rFonts w:hint="eastAsia"/>
        </w:rPr>
        <w:t>split遇到分组保留分组内被切掉的内容</w:t>
      </w:r>
    </w:p>
    <w:p w14:paraId="3266167B" w14:textId="77777777" w:rsidR="00892C1F" w:rsidRDefault="00892C1F" w:rsidP="00892C1F">
      <w:pPr>
        <w:pStyle w:val="HTML"/>
        <w:shd w:val="clear" w:color="auto" w:fill="2B2B2B"/>
        <w:rPr>
          <w:color w:val="A9B7C6"/>
        </w:rPr>
      </w:pPr>
      <w:r>
        <w:rPr>
          <w:rFonts w:hint="eastAsia"/>
          <w:color w:val="A9B7C6"/>
        </w:rPr>
        <w:t>ret4=re.split(</w:t>
      </w:r>
      <w:r>
        <w:rPr>
          <w:rFonts w:hint="eastAsia"/>
          <w:color w:val="6A8759"/>
        </w:rPr>
        <w:t>"\d+"</w:t>
      </w:r>
      <w:r>
        <w:rPr>
          <w:rFonts w:hint="eastAsia"/>
          <w:color w:val="CC7832"/>
        </w:rPr>
        <w:t>,</w:t>
      </w:r>
      <w:r>
        <w:rPr>
          <w:rFonts w:hint="eastAsia"/>
          <w:color w:val="6A8759"/>
        </w:rPr>
        <w:t>"wdd26wn22we23"</w:t>
      </w:r>
      <w:r>
        <w:rPr>
          <w:rFonts w:hint="eastAsia"/>
          <w:color w:val="A9B7C6"/>
        </w:rPr>
        <w:t>)</w:t>
      </w:r>
      <w:r>
        <w:rPr>
          <w:rFonts w:hint="eastAsia"/>
          <w:color w:val="A9B7C6"/>
        </w:rPr>
        <w:br/>
      </w:r>
      <w:r>
        <w:rPr>
          <w:rFonts w:hint="eastAsia"/>
          <w:color w:val="8888C6"/>
        </w:rPr>
        <w:t>print</w:t>
      </w:r>
      <w:r>
        <w:rPr>
          <w:rFonts w:hint="eastAsia"/>
          <w:color w:val="A9B7C6"/>
        </w:rPr>
        <w:t>(ret4)</w:t>
      </w:r>
      <w:r>
        <w:rPr>
          <w:rFonts w:hint="eastAsia"/>
          <w:color w:val="808080"/>
        </w:rPr>
        <w:t>#['wdd', 'wn', 'we', '']</w:t>
      </w:r>
      <w:r>
        <w:rPr>
          <w:rFonts w:hint="eastAsia"/>
          <w:color w:val="808080"/>
        </w:rPr>
        <w:br/>
      </w:r>
      <w:r>
        <w:rPr>
          <w:rFonts w:hint="eastAsia"/>
          <w:color w:val="A9B7C6"/>
        </w:rPr>
        <w:t>ret5=re.split(</w:t>
      </w:r>
      <w:r>
        <w:rPr>
          <w:rFonts w:hint="eastAsia"/>
          <w:color w:val="6A8759"/>
        </w:rPr>
        <w:t>"(\d+)"</w:t>
      </w:r>
      <w:r>
        <w:rPr>
          <w:rFonts w:hint="eastAsia"/>
          <w:color w:val="CC7832"/>
        </w:rPr>
        <w:t>,</w:t>
      </w:r>
      <w:r>
        <w:rPr>
          <w:rFonts w:hint="eastAsia"/>
          <w:color w:val="6A8759"/>
        </w:rPr>
        <w:t>"wdd26wn22we23"</w:t>
      </w:r>
      <w:r>
        <w:rPr>
          <w:rFonts w:hint="eastAsia"/>
          <w:color w:val="A9B7C6"/>
        </w:rPr>
        <w:t>)</w:t>
      </w:r>
      <w:r>
        <w:rPr>
          <w:rFonts w:hint="eastAsia"/>
          <w:color w:val="A9B7C6"/>
        </w:rPr>
        <w:br/>
      </w:r>
      <w:r>
        <w:rPr>
          <w:rFonts w:hint="eastAsia"/>
          <w:color w:val="8888C6"/>
        </w:rPr>
        <w:t>print</w:t>
      </w:r>
      <w:r>
        <w:rPr>
          <w:rFonts w:hint="eastAsia"/>
          <w:color w:val="A9B7C6"/>
        </w:rPr>
        <w:t>(ret5)</w:t>
      </w:r>
      <w:r>
        <w:rPr>
          <w:rFonts w:hint="eastAsia"/>
          <w:color w:val="808080"/>
        </w:rPr>
        <w:t>#['wdd', '26', 'wn', '22', 'we', '23', '']</w:t>
      </w:r>
    </w:p>
    <w:p w14:paraId="1F4D6F47" w14:textId="77E5D25C" w:rsidR="005A2A39" w:rsidRDefault="00892C1F" w:rsidP="00892C1F">
      <w:pPr>
        <w:pStyle w:val="4"/>
      </w:pPr>
      <w:r>
        <w:rPr>
          <w:rFonts w:hint="eastAsia"/>
        </w:rPr>
        <w:t>分组遇见search</w:t>
      </w:r>
    </w:p>
    <w:p w14:paraId="559AB616" w14:textId="77777777" w:rsidR="00892C1F" w:rsidRDefault="00892C1F" w:rsidP="00892C1F">
      <w:pPr>
        <w:pStyle w:val="HTML"/>
        <w:shd w:val="clear" w:color="auto" w:fill="2B2B2B"/>
        <w:rPr>
          <w:color w:val="A9B7C6"/>
        </w:rPr>
      </w:pPr>
      <w:r>
        <w:rPr>
          <w:rFonts w:hint="eastAsia"/>
          <w:color w:val="A9B7C6"/>
        </w:rPr>
        <w:t>ret=re.search(</w:t>
      </w:r>
      <w:r>
        <w:rPr>
          <w:rFonts w:hint="eastAsia"/>
          <w:color w:val="6A8759"/>
        </w:rPr>
        <w:t>"\d+(\.\d+)(\.\d+)(\.\d+)(\.\d+)?"</w:t>
      </w:r>
      <w:r>
        <w:rPr>
          <w:rFonts w:hint="eastAsia"/>
          <w:color w:val="CC7832"/>
        </w:rPr>
        <w:t>,</w:t>
      </w:r>
      <w:r>
        <w:rPr>
          <w:rFonts w:hint="eastAsia"/>
          <w:color w:val="6A8759"/>
        </w:rPr>
        <w:t>"1.2.3.4"</w:t>
      </w:r>
      <w:r>
        <w:rPr>
          <w:rFonts w:hint="eastAsia"/>
          <w:color w:val="A9B7C6"/>
        </w:rPr>
        <w:t>)</w:t>
      </w:r>
      <w:r>
        <w:rPr>
          <w:rFonts w:hint="eastAsia"/>
          <w:color w:val="A9B7C6"/>
        </w:rPr>
        <w:br/>
      </w:r>
      <w:r>
        <w:rPr>
          <w:rFonts w:hint="eastAsia"/>
          <w:color w:val="8888C6"/>
        </w:rPr>
        <w:t>print</w:t>
      </w:r>
      <w:r>
        <w:rPr>
          <w:rFonts w:hint="eastAsia"/>
          <w:color w:val="A9B7C6"/>
        </w:rPr>
        <w:t>(ret.group())</w:t>
      </w:r>
      <w:r>
        <w:rPr>
          <w:rFonts w:hint="eastAsia"/>
          <w:color w:val="808080"/>
        </w:rPr>
        <w:t>#1.2.3.4</w:t>
      </w:r>
      <w:r>
        <w:rPr>
          <w:rFonts w:hint="eastAsia"/>
          <w:color w:val="808080"/>
        </w:rPr>
        <w:br/>
      </w:r>
      <w:r>
        <w:rPr>
          <w:rFonts w:hint="eastAsia"/>
          <w:color w:val="8888C6"/>
        </w:rPr>
        <w:lastRenderedPageBreak/>
        <w:t>print</w:t>
      </w:r>
      <w:r>
        <w:rPr>
          <w:rFonts w:hint="eastAsia"/>
          <w:color w:val="A9B7C6"/>
        </w:rPr>
        <w:t>(ret.group(</w:t>
      </w:r>
      <w:r>
        <w:rPr>
          <w:rFonts w:hint="eastAsia"/>
          <w:color w:val="6897BB"/>
        </w:rPr>
        <w:t>0</w:t>
      </w:r>
      <w:r>
        <w:rPr>
          <w:rFonts w:hint="eastAsia"/>
          <w:color w:val="A9B7C6"/>
        </w:rPr>
        <w:t>))</w:t>
      </w:r>
      <w:r>
        <w:rPr>
          <w:rFonts w:hint="eastAsia"/>
          <w:color w:val="808080"/>
        </w:rPr>
        <w:t>#1.2.3.4</w:t>
      </w:r>
      <w:r>
        <w:rPr>
          <w:rFonts w:hint="eastAsia"/>
          <w:color w:val="808080"/>
        </w:rPr>
        <w:br/>
      </w:r>
      <w:r>
        <w:rPr>
          <w:rFonts w:hint="eastAsia"/>
          <w:color w:val="8888C6"/>
        </w:rPr>
        <w:t>print</w:t>
      </w:r>
      <w:r>
        <w:rPr>
          <w:rFonts w:hint="eastAsia"/>
          <w:color w:val="A9B7C6"/>
        </w:rPr>
        <w:t>(ret.group(</w:t>
      </w:r>
      <w:r>
        <w:rPr>
          <w:rFonts w:hint="eastAsia"/>
          <w:color w:val="6897BB"/>
        </w:rPr>
        <w:t>1</w:t>
      </w:r>
      <w:r>
        <w:rPr>
          <w:rFonts w:hint="eastAsia"/>
          <w:color w:val="A9B7C6"/>
        </w:rPr>
        <w:t>))</w:t>
      </w:r>
      <w:r>
        <w:rPr>
          <w:rFonts w:hint="eastAsia"/>
          <w:color w:val="808080"/>
        </w:rPr>
        <w:t>#.2</w:t>
      </w:r>
      <w:r>
        <w:rPr>
          <w:rFonts w:hint="eastAsia"/>
          <w:color w:val="808080"/>
        </w:rPr>
        <w:br/>
      </w:r>
      <w:r>
        <w:rPr>
          <w:rFonts w:hint="eastAsia"/>
          <w:color w:val="8888C6"/>
        </w:rPr>
        <w:t>print</w:t>
      </w:r>
      <w:r>
        <w:rPr>
          <w:rFonts w:hint="eastAsia"/>
          <w:color w:val="A9B7C6"/>
        </w:rPr>
        <w:t>(ret.group(</w:t>
      </w:r>
      <w:r>
        <w:rPr>
          <w:rFonts w:hint="eastAsia"/>
          <w:color w:val="6897BB"/>
        </w:rPr>
        <w:t>2</w:t>
      </w:r>
      <w:r>
        <w:rPr>
          <w:rFonts w:hint="eastAsia"/>
          <w:color w:val="A9B7C6"/>
        </w:rPr>
        <w:t>))</w:t>
      </w:r>
      <w:r>
        <w:rPr>
          <w:rFonts w:hint="eastAsia"/>
          <w:color w:val="808080"/>
        </w:rPr>
        <w:t>#.3</w:t>
      </w:r>
      <w:r>
        <w:rPr>
          <w:rFonts w:hint="eastAsia"/>
          <w:color w:val="808080"/>
        </w:rPr>
        <w:br/>
      </w:r>
      <w:r>
        <w:rPr>
          <w:rFonts w:hint="eastAsia"/>
          <w:color w:val="8888C6"/>
        </w:rPr>
        <w:t>print</w:t>
      </w:r>
      <w:r>
        <w:rPr>
          <w:rFonts w:hint="eastAsia"/>
          <w:color w:val="A9B7C6"/>
        </w:rPr>
        <w:t>(ret.group(</w:t>
      </w:r>
      <w:r>
        <w:rPr>
          <w:rFonts w:hint="eastAsia"/>
          <w:color w:val="6897BB"/>
        </w:rPr>
        <w:t>3</w:t>
      </w:r>
      <w:r>
        <w:rPr>
          <w:rFonts w:hint="eastAsia"/>
          <w:color w:val="A9B7C6"/>
        </w:rPr>
        <w:t>))</w:t>
      </w:r>
      <w:r>
        <w:rPr>
          <w:rFonts w:hint="eastAsia"/>
          <w:color w:val="808080"/>
        </w:rPr>
        <w:t>#.4</w:t>
      </w:r>
      <w:r>
        <w:rPr>
          <w:rFonts w:hint="eastAsia"/>
          <w:color w:val="808080"/>
        </w:rPr>
        <w:br/>
      </w:r>
      <w:r>
        <w:rPr>
          <w:rFonts w:hint="eastAsia"/>
          <w:color w:val="8888C6"/>
        </w:rPr>
        <w:t>print</w:t>
      </w:r>
      <w:r>
        <w:rPr>
          <w:rFonts w:hint="eastAsia"/>
          <w:color w:val="A9B7C6"/>
        </w:rPr>
        <w:t>(ret.group(</w:t>
      </w:r>
      <w:r>
        <w:rPr>
          <w:rFonts w:hint="eastAsia"/>
          <w:color w:val="6897BB"/>
        </w:rPr>
        <w:t>4</w:t>
      </w:r>
      <w:r>
        <w:rPr>
          <w:rFonts w:hint="eastAsia"/>
          <w:color w:val="A9B7C6"/>
        </w:rPr>
        <w:t>))</w:t>
      </w:r>
      <w:r>
        <w:rPr>
          <w:rFonts w:hint="eastAsia"/>
          <w:color w:val="808080"/>
        </w:rPr>
        <w:t>#None</w:t>
      </w:r>
    </w:p>
    <w:p w14:paraId="46C413C6" w14:textId="5CCFF8F9" w:rsidR="00892C1F" w:rsidRDefault="00892C1F" w:rsidP="001E6242">
      <w:r>
        <w:rPr>
          <w:rFonts w:hint="eastAsia"/>
        </w:rPr>
        <w:t>总结:</w:t>
      </w:r>
    </w:p>
    <w:p w14:paraId="318F3D94" w14:textId="3171EB9E" w:rsidR="00892C1F" w:rsidRPr="00892C1F" w:rsidRDefault="00A027E0" w:rsidP="001E6242">
      <w:r>
        <w:rPr>
          <w:rFonts w:hint="eastAsia"/>
        </w:rPr>
        <w:t>f</w:t>
      </w:r>
      <w:r>
        <w:t>indall</w:t>
      </w:r>
      <w:r>
        <w:rPr>
          <w:rFonts w:hint="eastAsia"/>
        </w:rPr>
        <w:t>为什么会有分组优先，search返回的是一个对象，这个对象有他的方法，使用.</w:t>
      </w:r>
      <w:r>
        <w:t>group</w:t>
      </w:r>
      <w:r>
        <w:rPr>
          <w:rFonts w:hint="eastAsia"/>
        </w:rPr>
        <w:t>（i</w:t>
      </w:r>
      <w:r>
        <w:t>ndex</w:t>
      </w:r>
      <w:r>
        <w:rPr>
          <w:rFonts w:hint="eastAsia"/>
        </w:rPr>
        <w:t>）想拿到那个分组就拿到那个分组，findall返回的是一个列表，列表里面直接是值，这样我没办法选择拿不拿</w:t>
      </w:r>
      <w:proofErr w:type="gramStart"/>
      <w:r>
        <w:rPr>
          <w:rFonts w:hint="eastAsia"/>
        </w:rPr>
        <w:t>分组的分组的</w:t>
      </w:r>
      <w:proofErr w:type="gramEnd"/>
      <w:r>
        <w:rPr>
          <w:rFonts w:hint="eastAsia"/>
        </w:rPr>
        <w:t>内容，这样的话就有一种机制，你选择是拿分组里的内容还是显示左右的字符串</w:t>
      </w:r>
    </w:p>
    <w:p w14:paraId="7A743CA3" w14:textId="4983097B" w:rsidR="005A2A39" w:rsidRDefault="00A027E0" w:rsidP="00542178">
      <w:pPr>
        <w:pStyle w:val="2"/>
      </w:pPr>
      <w:r w:rsidRPr="00542178">
        <w:rPr>
          <w:rStyle w:val="20"/>
          <w:rFonts w:hint="eastAsia"/>
        </w:rPr>
        <w:t>d</w:t>
      </w:r>
      <w:r w:rsidRPr="00542178">
        <w:rPr>
          <w:rStyle w:val="20"/>
        </w:rPr>
        <w:t>ay26-07</w:t>
      </w:r>
      <w:r w:rsidRPr="00A027E0">
        <w:rPr>
          <w:rStyle w:val="20"/>
        </w:rPr>
        <w:t>（</w:t>
      </w:r>
      <w:r w:rsidRPr="00A027E0">
        <w:rPr>
          <w:rStyle w:val="20"/>
          <w:rFonts w:hint="eastAsia"/>
        </w:rPr>
        <w:t>分组练习</w:t>
      </w:r>
      <w:r>
        <w:rPr>
          <w:rFonts w:hint="eastAsia"/>
        </w:rPr>
        <w:t>）</w:t>
      </w:r>
    </w:p>
    <w:p w14:paraId="6987F70D" w14:textId="77777777" w:rsidR="007D0519" w:rsidRDefault="007D0519" w:rsidP="007D0519">
      <w:pPr>
        <w:pStyle w:val="HTML"/>
        <w:shd w:val="clear" w:color="auto" w:fill="2B2B2B"/>
        <w:rPr>
          <w:color w:val="A9B7C6"/>
        </w:rPr>
      </w:pPr>
      <w:r>
        <w:rPr>
          <w:rFonts w:hint="eastAsia"/>
          <w:color w:val="CC7832"/>
        </w:rPr>
        <w:t xml:space="preserve">import </w:t>
      </w:r>
      <w:r>
        <w:rPr>
          <w:rFonts w:hint="eastAsia"/>
          <w:color w:val="A9B7C6"/>
        </w:rPr>
        <w:t>re</w:t>
      </w:r>
      <w:r>
        <w:rPr>
          <w:rFonts w:hint="eastAsia"/>
          <w:color w:val="A9B7C6"/>
        </w:rPr>
        <w:br/>
      </w:r>
      <w:r>
        <w:rPr>
          <w:rFonts w:hint="eastAsia"/>
          <w:color w:val="808080"/>
        </w:rPr>
        <w:t>#取出整数</w:t>
      </w:r>
      <w:r>
        <w:rPr>
          <w:rFonts w:hint="eastAsia"/>
          <w:color w:val="808080"/>
        </w:rPr>
        <w:br/>
      </w:r>
      <w:r>
        <w:rPr>
          <w:rFonts w:hint="eastAsia"/>
          <w:color w:val="A9B7C6"/>
        </w:rPr>
        <w:t>ret=re.findall(</w:t>
      </w:r>
      <w:r>
        <w:rPr>
          <w:rFonts w:hint="eastAsia"/>
          <w:color w:val="6A8759"/>
        </w:rPr>
        <w:t>"\d+"</w:t>
      </w:r>
      <w:r>
        <w:rPr>
          <w:rFonts w:hint="eastAsia"/>
          <w:color w:val="CC7832"/>
        </w:rPr>
        <w:t>,</w:t>
      </w:r>
      <w:r>
        <w:rPr>
          <w:rFonts w:hint="eastAsia"/>
          <w:color w:val="6A8759"/>
        </w:rPr>
        <w:t>"1-2*(60+(-40.35/5)-(-4*3))"</w:t>
      </w:r>
      <w:r>
        <w:rPr>
          <w:rFonts w:hint="eastAsia"/>
          <w:color w:val="A9B7C6"/>
        </w:rPr>
        <w:t>)</w:t>
      </w:r>
      <w:r>
        <w:rPr>
          <w:rFonts w:hint="eastAsia"/>
          <w:color w:val="A9B7C6"/>
        </w:rPr>
        <w:br/>
      </w:r>
      <w:r>
        <w:rPr>
          <w:rFonts w:hint="eastAsia"/>
          <w:color w:val="8888C6"/>
        </w:rPr>
        <w:t>print</w:t>
      </w:r>
      <w:r>
        <w:rPr>
          <w:rFonts w:hint="eastAsia"/>
          <w:color w:val="A9B7C6"/>
        </w:rPr>
        <w:t>(ret)</w:t>
      </w:r>
      <w:r>
        <w:rPr>
          <w:rFonts w:hint="eastAsia"/>
          <w:color w:val="808080"/>
        </w:rPr>
        <w:t>#['1', '2', '60', '40', '35', '5', '4', '3']</w:t>
      </w:r>
      <w:r>
        <w:rPr>
          <w:rFonts w:hint="eastAsia"/>
          <w:color w:val="808080"/>
        </w:rPr>
        <w:br/>
      </w:r>
      <w:r>
        <w:rPr>
          <w:rFonts w:hint="eastAsia"/>
          <w:color w:val="A9B7C6"/>
        </w:rPr>
        <w:t>ret1=re.findall(</w:t>
      </w:r>
      <w:r>
        <w:rPr>
          <w:rFonts w:hint="eastAsia"/>
          <w:color w:val="6A8759"/>
        </w:rPr>
        <w:t>"\d+(?:\.\d+)|(\d+)"</w:t>
      </w:r>
      <w:r>
        <w:rPr>
          <w:rFonts w:hint="eastAsia"/>
          <w:color w:val="CC7832"/>
        </w:rPr>
        <w:t>,</w:t>
      </w:r>
      <w:r>
        <w:rPr>
          <w:rFonts w:hint="eastAsia"/>
          <w:color w:val="6A8759"/>
        </w:rPr>
        <w:t>"1-2*(60+(-40.35/5)-(-4*3))"</w:t>
      </w:r>
      <w:r>
        <w:rPr>
          <w:rFonts w:hint="eastAsia"/>
          <w:color w:val="A9B7C6"/>
        </w:rPr>
        <w:t>)</w:t>
      </w:r>
      <w:r>
        <w:rPr>
          <w:rFonts w:hint="eastAsia"/>
          <w:color w:val="A9B7C6"/>
        </w:rPr>
        <w:br/>
      </w:r>
      <w:r>
        <w:rPr>
          <w:rFonts w:hint="eastAsia"/>
          <w:color w:val="8888C6"/>
        </w:rPr>
        <w:t>print</w:t>
      </w:r>
      <w:r>
        <w:rPr>
          <w:rFonts w:hint="eastAsia"/>
          <w:color w:val="A9B7C6"/>
        </w:rPr>
        <w:t>(ret1)</w:t>
      </w:r>
      <w:r>
        <w:rPr>
          <w:rFonts w:hint="eastAsia"/>
          <w:color w:val="808080"/>
        </w:rPr>
        <w:t>#['1', '2', '60', '', '5', '4', '3']</w:t>
      </w:r>
    </w:p>
    <w:p w14:paraId="430F7F23" w14:textId="4E10918B" w:rsidR="00A027E0" w:rsidRPr="00542178" w:rsidRDefault="007D0519" w:rsidP="001E6242">
      <w:pPr>
        <w:rPr>
          <w:highlight w:val="cyan"/>
        </w:rPr>
      </w:pPr>
      <w:r w:rsidRPr="00542178">
        <w:rPr>
          <w:rFonts w:hint="eastAsia"/>
          <w:highlight w:val="cyan"/>
        </w:rPr>
        <w:t>正则表达式是\</w:t>
      </w:r>
      <w:r w:rsidRPr="00542178">
        <w:rPr>
          <w:highlight w:val="cyan"/>
        </w:rPr>
        <w:t>d+(\.\d+)|\d+(</w:t>
      </w:r>
      <w:r w:rsidRPr="00542178">
        <w:rPr>
          <w:rFonts w:hint="eastAsia"/>
          <w:highlight w:val="cyan"/>
        </w:rPr>
        <w:t>即匹配所有的整数和小数</w:t>
      </w:r>
      <w:r w:rsidRPr="00542178">
        <w:rPr>
          <w:highlight w:val="cyan"/>
        </w:rPr>
        <w:t>)</w:t>
      </w:r>
    </w:p>
    <w:p w14:paraId="544381FC" w14:textId="23972DC8" w:rsidR="007D0519" w:rsidRPr="00542178" w:rsidRDefault="007D0519" w:rsidP="001E6242">
      <w:pPr>
        <w:rPr>
          <w:highlight w:val="cyan"/>
        </w:rPr>
      </w:pPr>
      <w:r w:rsidRPr="00542178">
        <w:rPr>
          <w:rFonts w:hint="eastAsia"/>
          <w:highlight w:val="cyan"/>
        </w:rPr>
        <w:t>findall在遇到分组时会优先显示，我们要取消优先显示\</w:t>
      </w:r>
      <w:r w:rsidRPr="00542178">
        <w:rPr>
          <w:highlight w:val="cyan"/>
        </w:rPr>
        <w:t>d+(?:\.\d+)|\d+</w:t>
      </w:r>
    </w:p>
    <w:p w14:paraId="79C405CE" w14:textId="15E0C602" w:rsidR="007D0519" w:rsidRPr="00542178" w:rsidRDefault="007D0519" w:rsidP="001E6242">
      <w:pPr>
        <w:rPr>
          <w:highlight w:val="cyan"/>
        </w:rPr>
      </w:pPr>
      <w:r w:rsidRPr="00542178">
        <w:rPr>
          <w:rFonts w:hint="eastAsia"/>
          <w:highlight w:val="cyan"/>
        </w:rPr>
        <w:t xml:space="preserve">我们需要让整数优先显示处理啊就加（） </w:t>
      </w:r>
      <w:r w:rsidRPr="00542178">
        <w:rPr>
          <w:highlight w:val="cyan"/>
        </w:rPr>
        <w:t xml:space="preserve"> </w:t>
      </w:r>
      <w:r w:rsidRPr="00542178">
        <w:rPr>
          <w:rFonts w:hint="eastAsia"/>
          <w:highlight w:val="cyan"/>
        </w:rPr>
        <w:t>变成\</w:t>
      </w:r>
      <w:r w:rsidRPr="00542178">
        <w:rPr>
          <w:highlight w:val="cyan"/>
        </w:rPr>
        <w:t>d+(?:\.\d+)|(\d+)</w:t>
      </w:r>
    </w:p>
    <w:p w14:paraId="6B18EE46" w14:textId="34A19758" w:rsidR="007D0519" w:rsidRPr="00542178" w:rsidRDefault="007D0519" w:rsidP="001E6242">
      <w:pPr>
        <w:rPr>
          <w:highlight w:val="cyan"/>
        </w:rPr>
      </w:pPr>
      <w:r w:rsidRPr="00542178">
        <w:rPr>
          <w:rFonts w:hint="eastAsia"/>
          <w:highlight w:val="cyan"/>
        </w:rPr>
        <w:t>匹配规则是，小</w:t>
      </w:r>
      <w:r w:rsidR="00542178" w:rsidRPr="00542178">
        <w:rPr>
          <w:rFonts w:hint="eastAsia"/>
          <w:highlight w:val="cyan"/>
        </w:rPr>
        <w:t>数</w:t>
      </w:r>
      <w:r w:rsidRPr="00542178">
        <w:rPr>
          <w:rFonts w:hint="eastAsia"/>
          <w:highlight w:val="cyan"/>
        </w:rPr>
        <w:t>匹配到|</w:t>
      </w:r>
      <w:proofErr w:type="gramStart"/>
      <w:r w:rsidRPr="00542178">
        <w:rPr>
          <w:rFonts w:hint="eastAsia"/>
          <w:highlight w:val="cyan"/>
        </w:rPr>
        <w:t>左边</w:t>
      </w:r>
      <w:r w:rsidR="00542178" w:rsidRPr="00542178">
        <w:rPr>
          <w:rFonts w:hint="eastAsia"/>
          <w:highlight w:val="cyan"/>
        </w:rPr>
        <w:t>就</w:t>
      </w:r>
      <w:proofErr w:type="gramEnd"/>
      <w:r w:rsidR="00542178" w:rsidRPr="00542178">
        <w:rPr>
          <w:rFonts w:hint="eastAsia"/>
          <w:highlight w:val="cyan"/>
        </w:rPr>
        <w:t>不会匹配|右边，只有整数才会匹配|右边</w:t>
      </w:r>
    </w:p>
    <w:p w14:paraId="3637C9C2" w14:textId="75C77CC4" w:rsidR="00542178" w:rsidRDefault="00542178" w:rsidP="001E6242">
      <w:r w:rsidRPr="00542178">
        <w:rPr>
          <w:rFonts w:hint="eastAsia"/>
          <w:highlight w:val="cyan"/>
        </w:rPr>
        <w:t>因为要优先显示，且优先显示只显示括号里的最后结果是所有数都匹配上了但是优先显示整数空字符</w:t>
      </w:r>
      <w:proofErr w:type="gramStart"/>
      <w:r w:rsidRPr="00542178">
        <w:rPr>
          <w:rFonts w:hint="eastAsia"/>
          <w:highlight w:val="cyan"/>
        </w:rPr>
        <w:t>串就是</w:t>
      </w:r>
      <w:proofErr w:type="gramEnd"/>
      <w:r w:rsidRPr="00542178">
        <w:rPr>
          <w:rFonts w:hint="eastAsia"/>
          <w:highlight w:val="cyan"/>
        </w:rPr>
        <w:t>小数</w:t>
      </w:r>
    </w:p>
    <w:p w14:paraId="010A589A" w14:textId="2BF258BC" w:rsidR="00542178" w:rsidRDefault="00542178" w:rsidP="00542178">
      <w:pPr>
        <w:pStyle w:val="3"/>
      </w:pPr>
      <w:r>
        <w:rPr>
          <w:rFonts w:hint="eastAsia"/>
        </w:rPr>
        <w:t>正则匹配标签</w:t>
      </w:r>
    </w:p>
    <w:p w14:paraId="63DCD6F9" w14:textId="702451FD" w:rsidR="00542178" w:rsidRPr="002C1ADB" w:rsidRDefault="002C1ADB" w:rsidP="002C1AD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2C1ADB">
        <w:rPr>
          <w:rFonts w:ascii="宋体" w:eastAsia="宋体" w:hAnsi="宋体" w:cs="宋体" w:hint="eastAsia"/>
          <w:color w:val="A9B7C6"/>
          <w:kern w:val="0"/>
          <w:sz w:val="24"/>
          <w:szCs w:val="24"/>
        </w:rPr>
        <w:t>re1=re.findall(</w:t>
      </w:r>
      <w:r w:rsidRPr="002C1ADB">
        <w:rPr>
          <w:rFonts w:ascii="宋体" w:eastAsia="宋体" w:hAnsi="宋体" w:cs="宋体" w:hint="eastAsia"/>
          <w:color w:val="6A8759"/>
          <w:kern w:val="0"/>
          <w:sz w:val="24"/>
          <w:szCs w:val="24"/>
        </w:rPr>
        <w:t>"&gt;(\w+)&lt;"</w:t>
      </w:r>
      <w:r w:rsidRPr="002C1ADB">
        <w:rPr>
          <w:rFonts w:ascii="宋体" w:eastAsia="宋体" w:hAnsi="宋体" w:cs="宋体" w:hint="eastAsia"/>
          <w:color w:val="CC7832"/>
          <w:kern w:val="0"/>
          <w:sz w:val="24"/>
          <w:szCs w:val="24"/>
        </w:rPr>
        <w:t>,</w:t>
      </w:r>
      <w:r w:rsidRPr="002C1ADB">
        <w:rPr>
          <w:rFonts w:ascii="宋体" w:eastAsia="宋体" w:hAnsi="宋体" w:cs="宋体" w:hint="eastAsia"/>
          <w:color w:val="6A8759"/>
          <w:kern w:val="0"/>
          <w:sz w:val="24"/>
          <w:szCs w:val="24"/>
        </w:rPr>
        <w:t>"&lt;a&gt;haha&lt;/a&gt;"</w:t>
      </w:r>
      <w:r w:rsidRPr="002C1ADB">
        <w:rPr>
          <w:rFonts w:ascii="宋体" w:eastAsia="宋体" w:hAnsi="宋体" w:cs="宋体" w:hint="eastAsia"/>
          <w:color w:val="A9B7C6"/>
          <w:kern w:val="0"/>
          <w:sz w:val="24"/>
          <w:szCs w:val="24"/>
        </w:rPr>
        <w:t>)</w:t>
      </w:r>
      <w:r w:rsidRPr="002C1ADB">
        <w:rPr>
          <w:rFonts w:ascii="宋体" w:eastAsia="宋体" w:hAnsi="宋体" w:cs="宋体" w:hint="eastAsia"/>
          <w:color w:val="A9B7C6"/>
          <w:kern w:val="0"/>
          <w:sz w:val="24"/>
          <w:szCs w:val="24"/>
        </w:rPr>
        <w:br/>
      </w:r>
      <w:r w:rsidRPr="002C1ADB">
        <w:rPr>
          <w:rFonts w:ascii="宋体" w:eastAsia="宋体" w:hAnsi="宋体" w:cs="宋体" w:hint="eastAsia"/>
          <w:color w:val="8888C6"/>
          <w:kern w:val="0"/>
          <w:sz w:val="24"/>
          <w:szCs w:val="24"/>
        </w:rPr>
        <w:t>print</w:t>
      </w:r>
      <w:r w:rsidRPr="002C1ADB">
        <w:rPr>
          <w:rFonts w:ascii="宋体" w:eastAsia="宋体" w:hAnsi="宋体" w:cs="宋体" w:hint="eastAsia"/>
          <w:color w:val="A9B7C6"/>
          <w:kern w:val="0"/>
          <w:sz w:val="24"/>
          <w:szCs w:val="24"/>
        </w:rPr>
        <w:t>(re1)</w:t>
      </w:r>
      <w:r w:rsidRPr="002C1ADB">
        <w:rPr>
          <w:rFonts w:ascii="宋体" w:eastAsia="宋体" w:hAnsi="宋体" w:cs="宋体" w:hint="eastAsia"/>
          <w:color w:val="808080"/>
          <w:kern w:val="0"/>
          <w:sz w:val="24"/>
          <w:szCs w:val="24"/>
        </w:rPr>
        <w:t>#['haha']</w:t>
      </w:r>
      <w:r w:rsidRPr="002C1ADB">
        <w:rPr>
          <w:rFonts w:ascii="宋体" w:eastAsia="宋体" w:hAnsi="宋体" w:cs="宋体" w:hint="eastAsia"/>
          <w:color w:val="808080"/>
          <w:kern w:val="0"/>
          <w:sz w:val="24"/>
          <w:szCs w:val="24"/>
        </w:rPr>
        <w:br/>
      </w:r>
      <w:r w:rsidRPr="002C1ADB">
        <w:rPr>
          <w:rFonts w:ascii="宋体" w:eastAsia="宋体" w:hAnsi="宋体" w:cs="宋体" w:hint="eastAsia"/>
          <w:color w:val="A9B7C6"/>
          <w:kern w:val="0"/>
          <w:sz w:val="24"/>
          <w:szCs w:val="24"/>
        </w:rPr>
        <w:t>re2=re.findall(</w:t>
      </w:r>
      <w:r w:rsidRPr="002C1ADB">
        <w:rPr>
          <w:rFonts w:ascii="宋体" w:eastAsia="宋体" w:hAnsi="宋体" w:cs="宋体" w:hint="eastAsia"/>
          <w:color w:val="6A8759"/>
          <w:kern w:val="0"/>
          <w:sz w:val="24"/>
          <w:szCs w:val="24"/>
        </w:rPr>
        <w:t>"&lt;(\w+)&gt;"</w:t>
      </w:r>
      <w:r w:rsidRPr="002C1ADB">
        <w:rPr>
          <w:rFonts w:ascii="宋体" w:eastAsia="宋体" w:hAnsi="宋体" w:cs="宋体" w:hint="eastAsia"/>
          <w:color w:val="CC7832"/>
          <w:kern w:val="0"/>
          <w:sz w:val="24"/>
          <w:szCs w:val="24"/>
        </w:rPr>
        <w:t>,</w:t>
      </w:r>
      <w:r w:rsidRPr="002C1ADB">
        <w:rPr>
          <w:rFonts w:ascii="宋体" w:eastAsia="宋体" w:hAnsi="宋体" w:cs="宋体" w:hint="eastAsia"/>
          <w:color w:val="6A8759"/>
          <w:kern w:val="0"/>
          <w:sz w:val="24"/>
          <w:szCs w:val="24"/>
        </w:rPr>
        <w:t>"&lt;a&gt;haha&lt;/a&gt;"</w:t>
      </w:r>
      <w:r w:rsidRPr="002C1ADB">
        <w:rPr>
          <w:rFonts w:ascii="宋体" w:eastAsia="宋体" w:hAnsi="宋体" w:cs="宋体" w:hint="eastAsia"/>
          <w:color w:val="A9B7C6"/>
          <w:kern w:val="0"/>
          <w:sz w:val="24"/>
          <w:szCs w:val="24"/>
        </w:rPr>
        <w:t>)</w:t>
      </w:r>
      <w:r w:rsidRPr="002C1ADB">
        <w:rPr>
          <w:rFonts w:ascii="宋体" w:eastAsia="宋体" w:hAnsi="宋体" w:cs="宋体" w:hint="eastAsia"/>
          <w:color w:val="A9B7C6"/>
          <w:kern w:val="0"/>
          <w:sz w:val="24"/>
          <w:szCs w:val="24"/>
        </w:rPr>
        <w:br/>
      </w:r>
      <w:r w:rsidRPr="002C1ADB">
        <w:rPr>
          <w:rFonts w:ascii="宋体" w:eastAsia="宋体" w:hAnsi="宋体" w:cs="宋体" w:hint="eastAsia"/>
          <w:color w:val="8888C6"/>
          <w:kern w:val="0"/>
          <w:sz w:val="24"/>
          <w:szCs w:val="24"/>
        </w:rPr>
        <w:t>print</w:t>
      </w:r>
      <w:r w:rsidRPr="002C1ADB">
        <w:rPr>
          <w:rFonts w:ascii="宋体" w:eastAsia="宋体" w:hAnsi="宋体" w:cs="宋体" w:hint="eastAsia"/>
          <w:color w:val="A9B7C6"/>
          <w:kern w:val="0"/>
          <w:sz w:val="24"/>
          <w:szCs w:val="24"/>
        </w:rPr>
        <w:t>(re2)</w:t>
      </w:r>
      <w:r w:rsidRPr="002C1ADB">
        <w:rPr>
          <w:rFonts w:ascii="宋体" w:eastAsia="宋体" w:hAnsi="宋体" w:cs="宋体" w:hint="eastAsia"/>
          <w:color w:val="808080"/>
          <w:kern w:val="0"/>
          <w:sz w:val="24"/>
          <w:szCs w:val="24"/>
        </w:rPr>
        <w:t>#['a']</w:t>
      </w:r>
      <w:r w:rsidRPr="002C1ADB">
        <w:rPr>
          <w:rFonts w:ascii="宋体" w:eastAsia="宋体" w:hAnsi="宋体" w:cs="宋体" w:hint="eastAsia"/>
          <w:color w:val="808080"/>
          <w:kern w:val="0"/>
          <w:sz w:val="24"/>
          <w:szCs w:val="24"/>
        </w:rPr>
        <w:br/>
      </w:r>
      <w:r w:rsidRPr="002C1ADB">
        <w:rPr>
          <w:rFonts w:ascii="宋体" w:eastAsia="宋体" w:hAnsi="宋体" w:cs="宋体" w:hint="eastAsia"/>
          <w:color w:val="808080"/>
          <w:kern w:val="0"/>
          <w:sz w:val="24"/>
          <w:szCs w:val="24"/>
        </w:rPr>
        <w:br/>
      </w:r>
      <w:commentRangeStart w:id="62"/>
      <w:r w:rsidRPr="002C1ADB">
        <w:rPr>
          <w:rFonts w:ascii="宋体" w:eastAsia="宋体" w:hAnsi="宋体" w:cs="宋体" w:hint="eastAsia"/>
          <w:color w:val="A9B7C6"/>
          <w:kern w:val="0"/>
          <w:sz w:val="24"/>
          <w:szCs w:val="24"/>
        </w:rPr>
        <w:t>ret1=re.search(</w:t>
      </w:r>
      <w:r w:rsidRPr="002C1ADB">
        <w:rPr>
          <w:rFonts w:ascii="宋体" w:eastAsia="宋体" w:hAnsi="宋体" w:cs="宋体" w:hint="eastAsia"/>
          <w:color w:val="6A8759"/>
          <w:kern w:val="0"/>
          <w:sz w:val="24"/>
          <w:szCs w:val="24"/>
        </w:rPr>
        <w:t>r"&lt;(\w+)&gt;(\w+)&lt;/(\w+)&gt;"</w:t>
      </w:r>
      <w:r w:rsidRPr="002C1ADB">
        <w:rPr>
          <w:rFonts w:ascii="宋体" w:eastAsia="宋体" w:hAnsi="宋体" w:cs="宋体" w:hint="eastAsia"/>
          <w:color w:val="CC7832"/>
          <w:kern w:val="0"/>
          <w:sz w:val="24"/>
          <w:szCs w:val="24"/>
        </w:rPr>
        <w:t>,</w:t>
      </w:r>
      <w:r w:rsidRPr="002C1ADB">
        <w:rPr>
          <w:rFonts w:ascii="宋体" w:eastAsia="宋体" w:hAnsi="宋体" w:cs="宋体" w:hint="eastAsia"/>
          <w:color w:val="6A8759"/>
          <w:kern w:val="0"/>
          <w:sz w:val="24"/>
          <w:szCs w:val="24"/>
        </w:rPr>
        <w:t>r"&lt;a&gt;haha&lt;/a&gt;"</w:t>
      </w:r>
      <w:r w:rsidRPr="002C1ADB">
        <w:rPr>
          <w:rFonts w:ascii="宋体" w:eastAsia="宋体" w:hAnsi="宋体" w:cs="宋体" w:hint="eastAsia"/>
          <w:color w:val="A9B7C6"/>
          <w:kern w:val="0"/>
          <w:sz w:val="24"/>
          <w:szCs w:val="24"/>
        </w:rPr>
        <w:t>)</w:t>
      </w:r>
      <w:r w:rsidRPr="002C1ADB">
        <w:rPr>
          <w:rFonts w:ascii="宋体" w:eastAsia="宋体" w:hAnsi="宋体" w:cs="宋体" w:hint="eastAsia"/>
          <w:color w:val="A9B7C6"/>
          <w:kern w:val="0"/>
          <w:sz w:val="24"/>
          <w:szCs w:val="24"/>
        </w:rPr>
        <w:br/>
      </w:r>
      <w:r w:rsidRPr="002C1ADB">
        <w:rPr>
          <w:rFonts w:ascii="宋体" w:eastAsia="宋体" w:hAnsi="宋体" w:cs="宋体" w:hint="eastAsia"/>
          <w:color w:val="8888C6"/>
          <w:kern w:val="0"/>
          <w:sz w:val="24"/>
          <w:szCs w:val="24"/>
        </w:rPr>
        <w:t>print</w:t>
      </w:r>
      <w:r w:rsidRPr="002C1ADB">
        <w:rPr>
          <w:rFonts w:ascii="宋体" w:eastAsia="宋体" w:hAnsi="宋体" w:cs="宋体" w:hint="eastAsia"/>
          <w:color w:val="A9B7C6"/>
          <w:kern w:val="0"/>
          <w:sz w:val="24"/>
          <w:szCs w:val="24"/>
        </w:rPr>
        <w:t>(ret1.group())</w:t>
      </w:r>
      <w:r w:rsidRPr="002C1ADB">
        <w:rPr>
          <w:rFonts w:ascii="宋体" w:eastAsia="宋体" w:hAnsi="宋体" w:cs="宋体" w:hint="eastAsia"/>
          <w:color w:val="808080"/>
          <w:kern w:val="0"/>
          <w:sz w:val="24"/>
          <w:szCs w:val="24"/>
        </w:rPr>
        <w:t>#&lt;a&gt;haha&lt;\a&gt;</w:t>
      </w:r>
      <w:r w:rsidRPr="002C1ADB">
        <w:rPr>
          <w:rFonts w:ascii="宋体" w:eastAsia="宋体" w:hAnsi="宋体" w:cs="宋体" w:hint="eastAsia"/>
          <w:color w:val="808080"/>
          <w:kern w:val="0"/>
          <w:sz w:val="24"/>
          <w:szCs w:val="24"/>
        </w:rPr>
        <w:br/>
      </w:r>
      <w:commentRangeEnd w:id="62"/>
      <w:r>
        <w:rPr>
          <w:rStyle w:val="a9"/>
        </w:rPr>
        <w:commentReference w:id="62"/>
      </w:r>
      <w:r w:rsidRPr="002C1ADB">
        <w:rPr>
          <w:rFonts w:ascii="宋体" w:eastAsia="宋体" w:hAnsi="宋体" w:cs="宋体" w:hint="eastAsia"/>
          <w:color w:val="8888C6"/>
          <w:kern w:val="0"/>
          <w:sz w:val="24"/>
          <w:szCs w:val="24"/>
        </w:rPr>
        <w:t>print</w:t>
      </w:r>
      <w:r w:rsidRPr="002C1ADB">
        <w:rPr>
          <w:rFonts w:ascii="宋体" w:eastAsia="宋体" w:hAnsi="宋体" w:cs="宋体" w:hint="eastAsia"/>
          <w:color w:val="A9B7C6"/>
          <w:kern w:val="0"/>
          <w:sz w:val="24"/>
          <w:szCs w:val="24"/>
        </w:rPr>
        <w:t>(ret1.group(</w:t>
      </w:r>
      <w:r w:rsidRPr="002C1ADB">
        <w:rPr>
          <w:rFonts w:ascii="宋体" w:eastAsia="宋体" w:hAnsi="宋体" w:cs="宋体" w:hint="eastAsia"/>
          <w:color w:val="6897BB"/>
          <w:kern w:val="0"/>
          <w:sz w:val="24"/>
          <w:szCs w:val="24"/>
        </w:rPr>
        <w:t>1</w:t>
      </w:r>
      <w:r w:rsidRPr="002C1ADB">
        <w:rPr>
          <w:rFonts w:ascii="宋体" w:eastAsia="宋体" w:hAnsi="宋体" w:cs="宋体" w:hint="eastAsia"/>
          <w:color w:val="A9B7C6"/>
          <w:kern w:val="0"/>
          <w:sz w:val="24"/>
          <w:szCs w:val="24"/>
        </w:rPr>
        <w:t>))</w:t>
      </w:r>
      <w:r w:rsidRPr="002C1ADB">
        <w:rPr>
          <w:rFonts w:ascii="宋体" w:eastAsia="宋体" w:hAnsi="宋体" w:cs="宋体" w:hint="eastAsia"/>
          <w:color w:val="808080"/>
          <w:kern w:val="0"/>
          <w:sz w:val="24"/>
          <w:szCs w:val="24"/>
        </w:rPr>
        <w:t>#a</w:t>
      </w:r>
      <w:r w:rsidRPr="002C1ADB">
        <w:rPr>
          <w:rFonts w:ascii="宋体" w:eastAsia="宋体" w:hAnsi="宋体" w:cs="宋体" w:hint="eastAsia"/>
          <w:color w:val="808080"/>
          <w:kern w:val="0"/>
          <w:sz w:val="24"/>
          <w:szCs w:val="24"/>
        </w:rPr>
        <w:br/>
      </w:r>
      <w:r w:rsidRPr="002C1ADB">
        <w:rPr>
          <w:rFonts w:ascii="宋体" w:eastAsia="宋体" w:hAnsi="宋体" w:cs="宋体" w:hint="eastAsia"/>
          <w:color w:val="8888C6"/>
          <w:kern w:val="0"/>
          <w:sz w:val="24"/>
          <w:szCs w:val="24"/>
        </w:rPr>
        <w:t>print</w:t>
      </w:r>
      <w:r w:rsidRPr="002C1ADB">
        <w:rPr>
          <w:rFonts w:ascii="宋体" w:eastAsia="宋体" w:hAnsi="宋体" w:cs="宋体" w:hint="eastAsia"/>
          <w:color w:val="A9B7C6"/>
          <w:kern w:val="0"/>
          <w:sz w:val="24"/>
          <w:szCs w:val="24"/>
        </w:rPr>
        <w:t>(ret1.group(</w:t>
      </w:r>
      <w:r w:rsidRPr="002C1ADB">
        <w:rPr>
          <w:rFonts w:ascii="宋体" w:eastAsia="宋体" w:hAnsi="宋体" w:cs="宋体" w:hint="eastAsia"/>
          <w:color w:val="6897BB"/>
          <w:kern w:val="0"/>
          <w:sz w:val="24"/>
          <w:szCs w:val="24"/>
        </w:rPr>
        <w:t>2</w:t>
      </w:r>
      <w:r w:rsidRPr="002C1ADB">
        <w:rPr>
          <w:rFonts w:ascii="宋体" w:eastAsia="宋体" w:hAnsi="宋体" w:cs="宋体" w:hint="eastAsia"/>
          <w:color w:val="A9B7C6"/>
          <w:kern w:val="0"/>
          <w:sz w:val="24"/>
          <w:szCs w:val="24"/>
        </w:rPr>
        <w:t>))</w:t>
      </w:r>
      <w:r w:rsidRPr="002C1ADB">
        <w:rPr>
          <w:rFonts w:ascii="宋体" w:eastAsia="宋体" w:hAnsi="宋体" w:cs="宋体" w:hint="eastAsia"/>
          <w:color w:val="808080"/>
          <w:kern w:val="0"/>
          <w:sz w:val="24"/>
          <w:szCs w:val="24"/>
        </w:rPr>
        <w:t>#haha</w:t>
      </w:r>
      <w:r w:rsidRPr="002C1ADB">
        <w:rPr>
          <w:rFonts w:ascii="宋体" w:eastAsia="宋体" w:hAnsi="宋体" w:cs="宋体" w:hint="eastAsia"/>
          <w:color w:val="808080"/>
          <w:kern w:val="0"/>
          <w:sz w:val="24"/>
          <w:szCs w:val="24"/>
        </w:rPr>
        <w:br/>
      </w:r>
      <w:r w:rsidRPr="002C1ADB">
        <w:rPr>
          <w:rFonts w:ascii="宋体" w:eastAsia="宋体" w:hAnsi="宋体" w:cs="宋体" w:hint="eastAsia"/>
          <w:color w:val="8888C6"/>
          <w:kern w:val="0"/>
          <w:sz w:val="24"/>
          <w:szCs w:val="24"/>
        </w:rPr>
        <w:t>print</w:t>
      </w:r>
      <w:r w:rsidRPr="002C1ADB">
        <w:rPr>
          <w:rFonts w:ascii="宋体" w:eastAsia="宋体" w:hAnsi="宋体" w:cs="宋体" w:hint="eastAsia"/>
          <w:color w:val="A9B7C6"/>
          <w:kern w:val="0"/>
          <w:sz w:val="24"/>
          <w:szCs w:val="24"/>
        </w:rPr>
        <w:t>(ret1.group(</w:t>
      </w:r>
      <w:r w:rsidRPr="002C1ADB">
        <w:rPr>
          <w:rFonts w:ascii="宋体" w:eastAsia="宋体" w:hAnsi="宋体" w:cs="宋体" w:hint="eastAsia"/>
          <w:color w:val="6897BB"/>
          <w:kern w:val="0"/>
          <w:sz w:val="24"/>
          <w:szCs w:val="24"/>
        </w:rPr>
        <w:t>3</w:t>
      </w:r>
      <w:r w:rsidRPr="002C1ADB">
        <w:rPr>
          <w:rFonts w:ascii="宋体" w:eastAsia="宋体" w:hAnsi="宋体" w:cs="宋体" w:hint="eastAsia"/>
          <w:color w:val="A9B7C6"/>
          <w:kern w:val="0"/>
          <w:sz w:val="24"/>
          <w:szCs w:val="24"/>
        </w:rPr>
        <w:t>))</w:t>
      </w:r>
      <w:r w:rsidRPr="002C1ADB">
        <w:rPr>
          <w:rFonts w:ascii="宋体" w:eastAsia="宋体" w:hAnsi="宋体" w:cs="宋体" w:hint="eastAsia"/>
          <w:color w:val="808080"/>
          <w:kern w:val="0"/>
          <w:sz w:val="24"/>
          <w:szCs w:val="24"/>
        </w:rPr>
        <w:t>#a</w:t>
      </w:r>
    </w:p>
    <w:p w14:paraId="0E12BB2B" w14:textId="287BB5F3" w:rsidR="00542178" w:rsidRDefault="002C1ADB" w:rsidP="002C1ADB">
      <w:pPr>
        <w:pStyle w:val="3"/>
      </w:pPr>
      <w:r>
        <w:rPr>
          <w:rFonts w:hint="eastAsia"/>
        </w:rPr>
        <w:t>分组命名</w:t>
      </w:r>
    </w:p>
    <w:p w14:paraId="2CFFF8AE" w14:textId="2AB6F427" w:rsidR="002C1ADB" w:rsidRPr="00984252" w:rsidRDefault="002C1ADB" w:rsidP="002C1ADB">
      <w:pPr>
        <w:rPr>
          <w:highlight w:val="yellow"/>
        </w:rPr>
      </w:pPr>
      <w:r w:rsidRPr="00984252">
        <w:rPr>
          <w:rFonts w:hint="eastAsia"/>
          <w:highlight w:val="yellow"/>
        </w:rPr>
        <w:t>（？P</w:t>
      </w:r>
      <w:r w:rsidRPr="00984252">
        <w:rPr>
          <w:highlight w:val="yellow"/>
        </w:rPr>
        <w:t>&lt;name&gt;</w:t>
      </w:r>
      <w:r w:rsidRPr="00984252">
        <w:rPr>
          <w:rFonts w:hint="eastAsia"/>
          <w:highlight w:val="yellow"/>
        </w:rPr>
        <w:t xml:space="preserve">正则表达式） </w:t>
      </w:r>
      <w:r w:rsidRPr="00984252">
        <w:rPr>
          <w:highlight w:val="yellow"/>
        </w:rPr>
        <w:t xml:space="preserve"> </w:t>
      </w:r>
      <w:r w:rsidRPr="00984252">
        <w:rPr>
          <w:rFonts w:hint="eastAsia"/>
          <w:highlight w:val="yellow"/>
        </w:rPr>
        <w:t>表示给分组</w:t>
      </w:r>
      <w:r w:rsidR="00984252" w:rsidRPr="00984252">
        <w:rPr>
          <w:rFonts w:hint="eastAsia"/>
          <w:highlight w:val="yellow"/>
        </w:rPr>
        <w:t>起名字</w:t>
      </w:r>
    </w:p>
    <w:p w14:paraId="47C14885" w14:textId="6E03564D" w:rsidR="00984252" w:rsidRPr="002C1ADB" w:rsidRDefault="00984252" w:rsidP="002C1ADB">
      <w:r w:rsidRPr="00984252">
        <w:rPr>
          <w:rFonts w:hint="eastAsia"/>
          <w:highlight w:val="yellow"/>
        </w:rPr>
        <w:lastRenderedPageBreak/>
        <w:t>（？P</w:t>
      </w:r>
      <w:r w:rsidRPr="00984252">
        <w:rPr>
          <w:highlight w:val="yellow"/>
        </w:rPr>
        <w:t>=name</w:t>
      </w:r>
      <w:r w:rsidRPr="00984252">
        <w:rPr>
          <w:rFonts w:hint="eastAsia"/>
          <w:highlight w:val="yellow"/>
        </w:rPr>
        <w:t>）表示使用这个分组，这里匹配到的内容应该和分组中的内容完全相同</w:t>
      </w:r>
    </w:p>
    <w:p w14:paraId="1D5BD18A" w14:textId="7598BD18" w:rsidR="002C1ADB" w:rsidRDefault="002C1ADB" w:rsidP="001E6242">
      <w:r>
        <w:rPr>
          <w:noProof/>
        </w:rPr>
        <w:drawing>
          <wp:inline distT="0" distB="0" distL="0" distR="0" wp14:anchorId="2CE0E7CD" wp14:editId="46C2AF70">
            <wp:extent cx="5274310" cy="18738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73885"/>
                    </a:xfrm>
                    <a:prstGeom prst="rect">
                      <a:avLst/>
                    </a:prstGeom>
                  </pic:spPr>
                </pic:pic>
              </a:graphicData>
            </a:graphic>
          </wp:inline>
        </w:drawing>
      </w:r>
    </w:p>
    <w:p w14:paraId="7F9B44D7" w14:textId="77C14E0A" w:rsidR="00984252" w:rsidRDefault="00984252" w:rsidP="00984252">
      <w:pPr>
        <w:pStyle w:val="4"/>
      </w:pPr>
      <w:r>
        <w:rPr>
          <w:rFonts w:hint="eastAsia"/>
        </w:rPr>
        <w:t>好处（根据命名取分组）</w:t>
      </w:r>
    </w:p>
    <w:p w14:paraId="61D0584E" w14:textId="77777777" w:rsidR="00984252" w:rsidRPr="00984252" w:rsidRDefault="00984252" w:rsidP="009842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984252">
        <w:rPr>
          <w:rFonts w:ascii="宋体" w:eastAsia="宋体" w:hAnsi="宋体" w:cs="宋体" w:hint="eastAsia"/>
          <w:color w:val="A9B7C6"/>
          <w:kern w:val="0"/>
          <w:sz w:val="24"/>
          <w:szCs w:val="24"/>
        </w:rPr>
        <w:t>ret2=re.search(</w:t>
      </w:r>
      <w:r w:rsidRPr="00984252">
        <w:rPr>
          <w:rFonts w:ascii="宋体" w:eastAsia="宋体" w:hAnsi="宋体" w:cs="宋体" w:hint="eastAsia"/>
          <w:color w:val="6A8759"/>
          <w:kern w:val="0"/>
          <w:sz w:val="24"/>
          <w:szCs w:val="24"/>
        </w:rPr>
        <w:t>r"&lt;(?P&lt;name&gt;\w+)&gt;(?P&lt;body&gt;\w+)&lt;/(?P=name)&gt;"</w:t>
      </w:r>
      <w:r w:rsidRPr="00984252">
        <w:rPr>
          <w:rFonts w:ascii="宋体" w:eastAsia="宋体" w:hAnsi="宋体" w:cs="宋体" w:hint="eastAsia"/>
          <w:color w:val="CC7832"/>
          <w:kern w:val="0"/>
          <w:sz w:val="24"/>
          <w:szCs w:val="24"/>
        </w:rPr>
        <w:t>,</w:t>
      </w:r>
      <w:r w:rsidRPr="00984252">
        <w:rPr>
          <w:rFonts w:ascii="宋体" w:eastAsia="宋体" w:hAnsi="宋体" w:cs="宋体" w:hint="eastAsia"/>
          <w:color w:val="6A8759"/>
          <w:kern w:val="0"/>
          <w:sz w:val="24"/>
          <w:szCs w:val="24"/>
        </w:rPr>
        <w:t>"&lt;a&gt;haha&lt;/a&gt;"</w:t>
      </w:r>
      <w:r w:rsidRPr="00984252">
        <w:rPr>
          <w:rFonts w:ascii="宋体" w:eastAsia="宋体" w:hAnsi="宋体" w:cs="宋体" w:hint="eastAsia"/>
          <w:color w:val="A9B7C6"/>
          <w:kern w:val="0"/>
          <w:sz w:val="24"/>
          <w:szCs w:val="24"/>
        </w:rPr>
        <w:t>)</w:t>
      </w:r>
      <w:r w:rsidRPr="00984252">
        <w:rPr>
          <w:rFonts w:ascii="宋体" w:eastAsia="宋体" w:hAnsi="宋体" w:cs="宋体" w:hint="eastAsia"/>
          <w:color w:val="A9B7C6"/>
          <w:kern w:val="0"/>
          <w:sz w:val="24"/>
          <w:szCs w:val="24"/>
        </w:rPr>
        <w:br/>
      </w:r>
      <w:r w:rsidRPr="00984252">
        <w:rPr>
          <w:rFonts w:ascii="宋体" w:eastAsia="宋体" w:hAnsi="宋体" w:cs="宋体" w:hint="eastAsia"/>
          <w:color w:val="8888C6"/>
          <w:kern w:val="0"/>
          <w:sz w:val="24"/>
          <w:szCs w:val="24"/>
        </w:rPr>
        <w:t>print</w:t>
      </w:r>
      <w:r w:rsidRPr="00984252">
        <w:rPr>
          <w:rFonts w:ascii="宋体" w:eastAsia="宋体" w:hAnsi="宋体" w:cs="宋体" w:hint="eastAsia"/>
          <w:color w:val="A9B7C6"/>
          <w:kern w:val="0"/>
          <w:sz w:val="24"/>
          <w:szCs w:val="24"/>
        </w:rPr>
        <w:t>(ret2.group(</w:t>
      </w:r>
      <w:r w:rsidRPr="00984252">
        <w:rPr>
          <w:rFonts w:ascii="宋体" w:eastAsia="宋体" w:hAnsi="宋体" w:cs="宋体" w:hint="eastAsia"/>
          <w:color w:val="6A8759"/>
          <w:kern w:val="0"/>
          <w:sz w:val="24"/>
          <w:szCs w:val="24"/>
        </w:rPr>
        <w:t>"name"</w:t>
      </w:r>
      <w:r w:rsidRPr="00984252">
        <w:rPr>
          <w:rFonts w:ascii="宋体" w:eastAsia="宋体" w:hAnsi="宋体" w:cs="宋体" w:hint="eastAsia"/>
          <w:color w:val="A9B7C6"/>
          <w:kern w:val="0"/>
          <w:sz w:val="24"/>
          <w:szCs w:val="24"/>
        </w:rPr>
        <w:t>))</w:t>
      </w:r>
      <w:r w:rsidRPr="00984252">
        <w:rPr>
          <w:rFonts w:ascii="宋体" w:eastAsia="宋体" w:hAnsi="宋体" w:cs="宋体" w:hint="eastAsia"/>
          <w:color w:val="A9B7C6"/>
          <w:kern w:val="0"/>
          <w:sz w:val="24"/>
          <w:szCs w:val="24"/>
        </w:rPr>
        <w:br/>
      </w:r>
      <w:r w:rsidRPr="00984252">
        <w:rPr>
          <w:rFonts w:ascii="宋体" w:eastAsia="宋体" w:hAnsi="宋体" w:cs="宋体" w:hint="eastAsia"/>
          <w:color w:val="8888C6"/>
          <w:kern w:val="0"/>
          <w:sz w:val="24"/>
          <w:szCs w:val="24"/>
        </w:rPr>
        <w:t>print</w:t>
      </w:r>
      <w:r w:rsidRPr="00984252">
        <w:rPr>
          <w:rFonts w:ascii="宋体" w:eastAsia="宋体" w:hAnsi="宋体" w:cs="宋体" w:hint="eastAsia"/>
          <w:color w:val="A9B7C6"/>
          <w:kern w:val="0"/>
          <w:sz w:val="24"/>
          <w:szCs w:val="24"/>
        </w:rPr>
        <w:t>(ret2.group(</w:t>
      </w:r>
      <w:r w:rsidRPr="00984252">
        <w:rPr>
          <w:rFonts w:ascii="宋体" w:eastAsia="宋体" w:hAnsi="宋体" w:cs="宋体" w:hint="eastAsia"/>
          <w:color w:val="6A8759"/>
          <w:kern w:val="0"/>
          <w:sz w:val="24"/>
          <w:szCs w:val="24"/>
        </w:rPr>
        <w:t>"body"</w:t>
      </w:r>
      <w:r w:rsidRPr="00984252">
        <w:rPr>
          <w:rFonts w:ascii="宋体" w:eastAsia="宋体" w:hAnsi="宋体" w:cs="宋体" w:hint="eastAsia"/>
          <w:color w:val="A9B7C6"/>
          <w:kern w:val="0"/>
          <w:sz w:val="24"/>
          <w:szCs w:val="24"/>
        </w:rPr>
        <w:t>))</w:t>
      </w:r>
    </w:p>
    <w:p w14:paraId="6C3722AA" w14:textId="77777777" w:rsidR="00984252" w:rsidRPr="00984252" w:rsidRDefault="00984252" w:rsidP="00984252"/>
    <w:p w14:paraId="38BCAE29" w14:textId="1112A9AF" w:rsidR="002C1ADB" w:rsidRDefault="002C1ADB" w:rsidP="002C1ADB">
      <w:pPr>
        <w:pStyle w:val="3"/>
      </w:pPr>
      <w:r>
        <w:rPr>
          <w:rFonts w:hint="eastAsia"/>
        </w:rPr>
        <w:t>如果不使用分组命名，也可以用\序号来找对应的分组，表示要找的内容和前面的内容一致</w:t>
      </w:r>
    </w:p>
    <w:p w14:paraId="14044CA8" w14:textId="6251C252" w:rsidR="00984252" w:rsidRPr="00984252" w:rsidRDefault="00984252" w:rsidP="00984252">
      <w:r w:rsidRPr="00984252">
        <w:rPr>
          <w:rFonts w:hint="eastAsia"/>
          <w:highlight w:val="yellow"/>
        </w:rPr>
        <w:t>\</w:t>
      </w:r>
      <w:r w:rsidRPr="00984252">
        <w:rPr>
          <w:highlight w:val="yellow"/>
        </w:rPr>
        <w:t>1</w:t>
      </w:r>
      <w:r w:rsidRPr="00984252">
        <w:rPr>
          <w:rFonts w:hint="eastAsia"/>
          <w:highlight w:val="yellow"/>
        </w:rPr>
        <w:t>表示使用第一组，匹配到的内容必须和第一组中的内容完全相同</w:t>
      </w:r>
      <w:r>
        <w:rPr>
          <w:rFonts w:hint="eastAsia"/>
          <w:highlight w:val="yellow"/>
        </w:rPr>
        <w:t>（推荐使用分组命名法，要不然下次看代码的时候不知道是哪一个分组）</w:t>
      </w:r>
    </w:p>
    <w:p w14:paraId="314EF1D6" w14:textId="7AB2FD6F" w:rsidR="00542178" w:rsidRDefault="002C1ADB" w:rsidP="001E6242">
      <w:r>
        <w:rPr>
          <w:noProof/>
        </w:rPr>
        <w:drawing>
          <wp:inline distT="0" distB="0" distL="0" distR="0" wp14:anchorId="322099F4" wp14:editId="3F6E6E06">
            <wp:extent cx="5274310" cy="18700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70075"/>
                    </a:xfrm>
                    <a:prstGeom prst="rect">
                      <a:avLst/>
                    </a:prstGeom>
                  </pic:spPr>
                </pic:pic>
              </a:graphicData>
            </a:graphic>
          </wp:inline>
        </w:drawing>
      </w:r>
    </w:p>
    <w:p w14:paraId="3FB18144" w14:textId="7C7DFAB7" w:rsidR="0029543A" w:rsidRDefault="0029543A" w:rsidP="00122961">
      <w:pPr>
        <w:pStyle w:val="2"/>
      </w:pPr>
      <w:r>
        <w:rPr>
          <w:rFonts w:hint="eastAsia"/>
        </w:rPr>
        <w:lastRenderedPageBreak/>
        <w:t>d</w:t>
      </w:r>
      <w:r>
        <w:t>ay26-08(</w:t>
      </w:r>
      <w:r>
        <w:rPr>
          <w:rFonts w:hint="eastAsia"/>
        </w:rPr>
        <w:t>爬虫练习</w:t>
      </w:r>
      <w:r>
        <w:t>)</w:t>
      </w:r>
      <w:r w:rsidR="00A9421E">
        <w:rPr>
          <w:rFonts w:hint="eastAsia"/>
        </w:rPr>
        <w:t>（没怎么学）</w:t>
      </w:r>
    </w:p>
    <w:p w14:paraId="7327BED5" w14:textId="03E30AEF" w:rsidR="00542178" w:rsidRPr="007D0519" w:rsidRDefault="00A128F1" w:rsidP="00A128F1">
      <w:pPr>
        <w:pStyle w:val="2"/>
      </w:pPr>
      <w:r>
        <w:rPr>
          <w:rFonts w:hint="eastAsia"/>
        </w:rPr>
        <w:t>day</w:t>
      </w:r>
      <w:r>
        <w:t>26-09(</w:t>
      </w:r>
      <w:r>
        <w:rPr>
          <w:rFonts w:hint="eastAsia"/>
        </w:rPr>
        <w:t>作业</w:t>
      </w:r>
      <w:r>
        <w:t>)</w:t>
      </w:r>
    </w:p>
    <w:p w14:paraId="41107CFF" w14:textId="37169E68" w:rsidR="005A2A39" w:rsidRDefault="00A128F1" w:rsidP="00A128F1">
      <w:pPr>
        <w:pStyle w:val="2"/>
      </w:pPr>
      <w:r>
        <w:rPr>
          <w:rFonts w:hint="eastAsia"/>
        </w:rPr>
        <w:t>day</w:t>
      </w:r>
      <w:r>
        <w:t>26-10(</w:t>
      </w:r>
      <w:r>
        <w:rPr>
          <w:rFonts w:hint="eastAsia"/>
        </w:rPr>
        <w:t>答疑</w:t>
      </w:r>
      <w:r>
        <w:t>)</w:t>
      </w:r>
    </w:p>
    <w:p w14:paraId="79C7BC4B" w14:textId="30009EA7" w:rsidR="00A128F1" w:rsidRPr="007D0519" w:rsidRDefault="0024147B" w:rsidP="001E6242">
      <w:r>
        <w:rPr>
          <w:noProof/>
        </w:rPr>
        <w:drawing>
          <wp:inline distT="0" distB="0" distL="0" distR="0" wp14:anchorId="22D33760" wp14:editId="56E8EBBD">
            <wp:extent cx="5274310" cy="132016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320165"/>
                    </a:xfrm>
                    <a:prstGeom prst="rect">
                      <a:avLst/>
                    </a:prstGeom>
                  </pic:spPr>
                </pic:pic>
              </a:graphicData>
            </a:graphic>
          </wp:inline>
        </w:drawing>
      </w:r>
    </w:p>
    <w:p w14:paraId="54D179C7" w14:textId="6C49EDE0" w:rsidR="005A2A39" w:rsidRDefault="00F34D87" w:rsidP="001E6242">
      <w:r>
        <w:rPr>
          <w:rFonts w:hint="eastAsia"/>
        </w:rPr>
        <w:t>r是取消字符中所有</w:t>
      </w:r>
      <w:r>
        <w:t>\</w:t>
      </w:r>
      <w:r>
        <w:rPr>
          <w:rFonts w:hint="eastAsia"/>
        </w:rPr>
        <w:t>的转义作用</w:t>
      </w:r>
    </w:p>
    <w:p w14:paraId="57572AF5" w14:textId="6645DBB5" w:rsidR="005A2A39" w:rsidRDefault="00F34D87" w:rsidP="00F34D87">
      <w:pPr>
        <w:pStyle w:val="3"/>
      </w:pPr>
      <w:r>
        <w:rPr>
          <w:rFonts w:hint="eastAsia"/>
        </w:rPr>
        <w:t>\的小技巧</w:t>
      </w:r>
    </w:p>
    <w:p w14:paraId="210A8F0A" w14:textId="62B99857" w:rsidR="00F34D87" w:rsidRDefault="00F34D87" w:rsidP="00F34D87">
      <w:r w:rsidRPr="00F34D87">
        <w:rPr>
          <w:rFonts w:hint="eastAsia"/>
          <w:highlight w:val="yellow"/>
        </w:rPr>
        <w:t>在测试的工具中，如果带了</w:t>
      </w:r>
      <w:r w:rsidRPr="00F34D87">
        <w:rPr>
          <w:highlight w:val="yellow"/>
        </w:rPr>
        <w:t>\,</w:t>
      </w:r>
      <w:r w:rsidRPr="00F34D87">
        <w:rPr>
          <w:rFonts w:hint="eastAsia"/>
          <w:highlight w:val="yellow"/>
        </w:rPr>
        <w:t>你又担心它会出现转义的情况，不管三七二十一，在测试工具里测试好了的代码拿到python中，统一在字符串前加上r就行了</w:t>
      </w:r>
    </w:p>
    <w:p w14:paraId="05162351" w14:textId="76E93690" w:rsidR="00F34D87" w:rsidRPr="00F34D87" w:rsidRDefault="00BF7E23" w:rsidP="00F34D87">
      <w:r>
        <w:rPr>
          <w:noProof/>
        </w:rPr>
        <w:drawing>
          <wp:inline distT="0" distB="0" distL="0" distR="0" wp14:anchorId="6BDF2C25" wp14:editId="6BAD6EC4">
            <wp:extent cx="4685714" cy="1257143"/>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5714" cy="1257143"/>
                    </a:xfrm>
                    <a:prstGeom prst="rect">
                      <a:avLst/>
                    </a:prstGeom>
                  </pic:spPr>
                </pic:pic>
              </a:graphicData>
            </a:graphic>
          </wp:inline>
        </w:drawing>
      </w:r>
    </w:p>
    <w:p w14:paraId="620713F0" w14:textId="6A7A0F5D" w:rsidR="00F34D87" w:rsidRDefault="00BF7E23" w:rsidP="00BF7E23">
      <w:pPr>
        <w:pStyle w:val="2"/>
      </w:pPr>
      <w:r>
        <w:rPr>
          <w:rFonts w:hint="eastAsia"/>
        </w:rPr>
        <w:t>d</w:t>
      </w:r>
      <w:r>
        <w:t>ay2</w:t>
      </w:r>
      <w:r>
        <w:rPr>
          <w:rFonts w:hint="eastAsia"/>
        </w:rPr>
        <w:t>6-11</w:t>
      </w:r>
      <w:r>
        <w:t>(random)</w:t>
      </w:r>
    </w:p>
    <w:p w14:paraId="385111CF" w14:textId="0EE0168B" w:rsidR="002B2690" w:rsidRDefault="002B2690" w:rsidP="00C2762B">
      <w:pPr>
        <w:pStyle w:val="3"/>
      </w:pPr>
      <w:r>
        <w:rPr>
          <w:rFonts w:hint="eastAsia"/>
        </w:rPr>
        <w:t>随机小数</w:t>
      </w:r>
    </w:p>
    <w:p w14:paraId="66EFE549" w14:textId="77777777" w:rsidR="00C2762B" w:rsidRPr="00C2762B" w:rsidRDefault="00C2762B" w:rsidP="00C276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C2762B">
        <w:rPr>
          <w:rFonts w:ascii="宋体" w:eastAsia="宋体" w:hAnsi="宋体" w:cs="宋体" w:hint="eastAsia"/>
          <w:color w:val="808080"/>
          <w:kern w:val="0"/>
          <w:sz w:val="24"/>
          <w:szCs w:val="24"/>
        </w:rPr>
        <w:t>#0-1之内的随机小数</w:t>
      </w:r>
      <w:r w:rsidRPr="00C2762B">
        <w:rPr>
          <w:rFonts w:ascii="宋体" w:eastAsia="宋体" w:hAnsi="宋体" w:cs="宋体" w:hint="eastAsia"/>
          <w:color w:val="808080"/>
          <w:kern w:val="0"/>
          <w:sz w:val="24"/>
          <w:szCs w:val="24"/>
        </w:rPr>
        <w:br/>
      </w:r>
      <w:r w:rsidRPr="00C2762B">
        <w:rPr>
          <w:rFonts w:ascii="宋体" w:eastAsia="宋体" w:hAnsi="宋体" w:cs="宋体" w:hint="eastAsia"/>
          <w:color w:val="8888C6"/>
          <w:kern w:val="0"/>
          <w:sz w:val="24"/>
          <w:szCs w:val="24"/>
        </w:rPr>
        <w:t>print</w:t>
      </w:r>
      <w:r w:rsidRPr="00C2762B">
        <w:rPr>
          <w:rFonts w:ascii="宋体" w:eastAsia="宋体" w:hAnsi="宋体" w:cs="宋体" w:hint="eastAsia"/>
          <w:color w:val="A9B7C6"/>
          <w:kern w:val="0"/>
          <w:sz w:val="24"/>
          <w:szCs w:val="24"/>
        </w:rPr>
        <w:t>(random.random())</w:t>
      </w:r>
      <w:r w:rsidRPr="00C2762B">
        <w:rPr>
          <w:rFonts w:ascii="宋体" w:eastAsia="宋体" w:hAnsi="宋体" w:cs="宋体" w:hint="eastAsia"/>
          <w:color w:val="A9B7C6"/>
          <w:kern w:val="0"/>
          <w:sz w:val="24"/>
          <w:szCs w:val="24"/>
        </w:rPr>
        <w:br/>
      </w:r>
      <w:r w:rsidRPr="00C2762B">
        <w:rPr>
          <w:rFonts w:ascii="宋体" w:eastAsia="宋体" w:hAnsi="宋体" w:cs="宋体" w:hint="eastAsia"/>
          <w:color w:val="808080"/>
          <w:kern w:val="0"/>
          <w:sz w:val="24"/>
          <w:szCs w:val="24"/>
        </w:rPr>
        <w:t>#1-5之内的随机小数(给定任意范围)</w:t>
      </w:r>
      <w:r w:rsidRPr="00C2762B">
        <w:rPr>
          <w:rFonts w:ascii="宋体" w:eastAsia="宋体" w:hAnsi="宋体" w:cs="宋体" w:hint="eastAsia"/>
          <w:color w:val="808080"/>
          <w:kern w:val="0"/>
          <w:sz w:val="24"/>
          <w:szCs w:val="24"/>
        </w:rPr>
        <w:br/>
      </w:r>
      <w:r w:rsidRPr="00C2762B">
        <w:rPr>
          <w:rFonts w:ascii="宋体" w:eastAsia="宋体" w:hAnsi="宋体" w:cs="宋体" w:hint="eastAsia"/>
          <w:color w:val="8888C6"/>
          <w:kern w:val="0"/>
          <w:sz w:val="24"/>
          <w:szCs w:val="24"/>
        </w:rPr>
        <w:t>print</w:t>
      </w:r>
      <w:r w:rsidRPr="00C2762B">
        <w:rPr>
          <w:rFonts w:ascii="宋体" w:eastAsia="宋体" w:hAnsi="宋体" w:cs="宋体" w:hint="eastAsia"/>
          <w:color w:val="A9B7C6"/>
          <w:kern w:val="0"/>
          <w:sz w:val="24"/>
          <w:szCs w:val="24"/>
        </w:rPr>
        <w:t>(random.uniform(</w:t>
      </w:r>
      <w:r w:rsidRPr="00C2762B">
        <w:rPr>
          <w:rFonts w:ascii="宋体" w:eastAsia="宋体" w:hAnsi="宋体" w:cs="宋体" w:hint="eastAsia"/>
          <w:color w:val="6897BB"/>
          <w:kern w:val="0"/>
          <w:sz w:val="24"/>
          <w:szCs w:val="24"/>
        </w:rPr>
        <w:t>1</w:t>
      </w:r>
      <w:r w:rsidRPr="00C2762B">
        <w:rPr>
          <w:rFonts w:ascii="宋体" w:eastAsia="宋体" w:hAnsi="宋体" w:cs="宋体" w:hint="eastAsia"/>
          <w:color w:val="CC7832"/>
          <w:kern w:val="0"/>
          <w:sz w:val="24"/>
          <w:szCs w:val="24"/>
        </w:rPr>
        <w:t>,</w:t>
      </w:r>
      <w:r w:rsidRPr="00C2762B">
        <w:rPr>
          <w:rFonts w:ascii="宋体" w:eastAsia="宋体" w:hAnsi="宋体" w:cs="宋体" w:hint="eastAsia"/>
          <w:color w:val="6897BB"/>
          <w:kern w:val="0"/>
          <w:sz w:val="24"/>
          <w:szCs w:val="24"/>
        </w:rPr>
        <w:t>5</w:t>
      </w:r>
      <w:r w:rsidRPr="00C2762B">
        <w:rPr>
          <w:rFonts w:ascii="宋体" w:eastAsia="宋体" w:hAnsi="宋体" w:cs="宋体" w:hint="eastAsia"/>
          <w:color w:val="A9B7C6"/>
          <w:kern w:val="0"/>
          <w:sz w:val="24"/>
          <w:szCs w:val="24"/>
        </w:rPr>
        <w:t>))</w:t>
      </w:r>
    </w:p>
    <w:p w14:paraId="45CD8513" w14:textId="121EA56E" w:rsidR="00C2762B" w:rsidRDefault="00C2762B" w:rsidP="00BF7E23"/>
    <w:p w14:paraId="0FA1F334" w14:textId="5228CA72" w:rsidR="002B2690" w:rsidRDefault="002B2690" w:rsidP="00C2762B">
      <w:pPr>
        <w:pStyle w:val="3"/>
      </w:pPr>
      <w:r>
        <w:rPr>
          <w:rFonts w:hint="eastAsia"/>
        </w:rPr>
        <w:lastRenderedPageBreak/>
        <w:t>随机整数</w:t>
      </w:r>
    </w:p>
    <w:p w14:paraId="670EE2B0" w14:textId="77777777" w:rsidR="00750638" w:rsidRPr="00750638" w:rsidRDefault="00750638" w:rsidP="0075063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750638">
        <w:rPr>
          <w:rFonts w:ascii="宋体" w:eastAsia="宋体" w:hAnsi="宋体" w:cs="宋体" w:hint="eastAsia"/>
          <w:color w:val="8888C6"/>
          <w:kern w:val="0"/>
          <w:sz w:val="24"/>
          <w:szCs w:val="24"/>
        </w:rPr>
        <w:t>print</w:t>
      </w:r>
      <w:r w:rsidRPr="00750638">
        <w:rPr>
          <w:rFonts w:ascii="宋体" w:eastAsia="宋体" w:hAnsi="宋体" w:cs="宋体" w:hint="eastAsia"/>
          <w:color w:val="A9B7C6"/>
          <w:kern w:val="0"/>
          <w:sz w:val="24"/>
          <w:szCs w:val="24"/>
        </w:rPr>
        <w:t>(random.randint(</w:t>
      </w:r>
      <w:r w:rsidRPr="00750638">
        <w:rPr>
          <w:rFonts w:ascii="宋体" w:eastAsia="宋体" w:hAnsi="宋体" w:cs="宋体" w:hint="eastAsia"/>
          <w:color w:val="6897BB"/>
          <w:kern w:val="0"/>
          <w:sz w:val="24"/>
          <w:szCs w:val="24"/>
        </w:rPr>
        <w:t>1</w:t>
      </w:r>
      <w:r w:rsidRPr="00750638">
        <w:rPr>
          <w:rFonts w:ascii="宋体" w:eastAsia="宋体" w:hAnsi="宋体" w:cs="宋体" w:hint="eastAsia"/>
          <w:color w:val="CC7832"/>
          <w:kern w:val="0"/>
          <w:sz w:val="24"/>
          <w:szCs w:val="24"/>
        </w:rPr>
        <w:t>,</w:t>
      </w:r>
      <w:r w:rsidRPr="00750638">
        <w:rPr>
          <w:rFonts w:ascii="宋体" w:eastAsia="宋体" w:hAnsi="宋体" w:cs="宋体" w:hint="eastAsia"/>
          <w:color w:val="6897BB"/>
          <w:kern w:val="0"/>
          <w:sz w:val="24"/>
          <w:szCs w:val="24"/>
        </w:rPr>
        <w:t>2</w:t>
      </w:r>
      <w:r w:rsidRPr="00750638">
        <w:rPr>
          <w:rFonts w:ascii="宋体" w:eastAsia="宋体" w:hAnsi="宋体" w:cs="宋体" w:hint="eastAsia"/>
          <w:color w:val="A9B7C6"/>
          <w:kern w:val="0"/>
          <w:sz w:val="24"/>
          <w:szCs w:val="24"/>
        </w:rPr>
        <w:t>))</w:t>
      </w:r>
      <w:r w:rsidRPr="00750638">
        <w:rPr>
          <w:rFonts w:ascii="宋体" w:eastAsia="宋体" w:hAnsi="宋体" w:cs="宋体" w:hint="eastAsia"/>
          <w:color w:val="808080"/>
          <w:kern w:val="0"/>
          <w:sz w:val="24"/>
          <w:szCs w:val="24"/>
        </w:rPr>
        <w:t>#[1,2]</w:t>
      </w:r>
      <w:r w:rsidRPr="00750638">
        <w:rPr>
          <w:rFonts w:ascii="宋体" w:eastAsia="宋体" w:hAnsi="宋体" w:cs="宋体" w:hint="eastAsia"/>
          <w:color w:val="808080"/>
          <w:kern w:val="0"/>
          <w:sz w:val="24"/>
          <w:szCs w:val="24"/>
        </w:rPr>
        <w:br/>
      </w:r>
      <w:r w:rsidRPr="00750638">
        <w:rPr>
          <w:rFonts w:ascii="宋体" w:eastAsia="宋体" w:hAnsi="宋体" w:cs="宋体" w:hint="eastAsia"/>
          <w:color w:val="8888C6"/>
          <w:kern w:val="0"/>
          <w:sz w:val="24"/>
          <w:szCs w:val="24"/>
        </w:rPr>
        <w:t>print</w:t>
      </w:r>
      <w:r w:rsidRPr="00750638">
        <w:rPr>
          <w:rFonts w:ascii="宋体" w:eastAsia="宋体" w:hAnsi="宋体" w:cs="宋体" w:hint="eastAsia"/>
          <w:color w:val="A9B7C6"/>
          <w:kern w:val="0"/>
          <w:sz w:val="24"/>
          <w:szCs w:val="24"/>
        </w:rPr>
        <w:t>(random.randrange(</w:t>
      </w:r>
      <w:r w:rsidRPr="00750638">
        <w:rPr>
          <w:rFonts w:ascii="宋体" w:eastAsia="宋体" w:hAnsi="宋体" w:cs="宋体" w:hint="eastAsia"/>
          <w:color w:val="6897BB"/>
          <w:kern w:val="0"/>
          <w:sz w:val="24"/>
          <w:szCs w:val="24"/>
        </w:rPr>
        <w:t>1</w:t>
      </w:r>
      <w:r w:rsidRPr="00750638">
        <w:rPr>
          <w:rFonts w:ascii="宋体" w:eastAsia="宋体" w:hAnsi="宋体" w:cs="宋体" w:hint="eastAsia"/>
          <w:color w:val="CC7832"/>
          <w:kern w:val="0"/>
          <w:sz w:val="24"/>
          <w:szCs w:val="24"/>
        </w:rPr>
        <w:t>,</w:t>
      </w:r>
      <w:r w:rsidRPr="00750638">
        <w:rPr>
          <w:rFonts w:ascii="宋体" w:eastAsia="宋体" w:hAnsi="宋体" w:cs="宋体" w:hint="eastAsia"/>
          <w:color w:val="6897BB"/>
          <w:kern w:val="0"/>
          <w:sz w:val="24"/>
          <w:szCs w:val="24"/>
        </w:rPr>
        <w:t>2</w:t>
      </w:r>
      <w:r w:rsidRPr="00750638">
        <w:rPr>
          <w:rFonts w:ascii="宋体" w:eastAsia="宋体" w:hAnsi="宋体" w:cs="宋体" w:hint="eastAsia"/>
          <w:color w:val="A9B7C6"/>
          <w:kern w:val="0"/>
          <w:sz w:val="24"/>
          <w:szCs w:val="24"/>
        </w:rPr>
        <w:t>))</w:t>
      </w:r>
      <w:r w:rsidRPr="00750638">
        <w:rPr>
          <w:rFonts w:ascii="宋体" w:eastAsia="宋体" w:hAnsi="宋体" w:cs="宋体" w:hint="eastAsia"/>
          <w:color w:val="808080"/>
          <w:kern w:val="0"/>
          <w:sz w:val="24"/>
          <w:szCs w:val="24"/>
        </w:rPr>
        <w:t>#[1,2)</w:t>
      </w:r>
      <w:r w:rsidRPr="00750638">
        <w:rPr>
          <w:rFonts w:ascii="宋体" w:eastAsia="宋体" w:hAnsi="宋体" w:cs="宋体" w:hint="eastAsia"/>
          <w:color w:val="808080"/>
          <w:kern w:val="0"/>
          <w:sz w:val="24"/>
          <w:szCs w:val="24"/>
        </w:rPr>
        <w:br/>
      </w:r>
      <w:r w:rsidRPr="00750638">
        <w:rPr>
          <w:rFonts w:ascii="宋体" w:eastAsia="宋体" w:hAnsi="宋体" w:cs="宋体" w:hint="eastAsia"/>
          <w:color w:val="8888C6"/>
          <w:kern w:val="0"/>
          <w:sz w:val="24"/>
          <w:szCs w:val="24"/>
        </w:rPr>
        <w:t>print</w:t>
      </w:r>
      <w:r w:rsidRPr="00750638">
        <w:rPr>
          <w:rFonts w:ascii="宋体" w:eastAsia="宋体" w:hAnsi="宋体" w:cs="宋体" w:hint="eastAsia"/>
          <w:color w:val="A9B7C6"/>
          <w:kern w:val="0"/>
          <w:sz w:val="24"/>
          <w:szCs w:val="24"/>
        </w:rPr>
        <w:t>(random.randrange(</w:t>
      </w:r>
      <w:r w:rsidRPr="00750638">
        <w:rPr>
          <w:rFonts w:ascii="宋体" w:eastAsia="宋体" w:hAnsi="宋体" w:cs="宋体" w:hint="eastAsia"/>
          <w:color w:val="6897BB"/>
          <w:kern w:val="0"/>
          <w:sz w:val="24"/>
          <w:szCs w:val="24"/>
        </w:rPr>
        <w:t>1</w:t>
      </w:r>
      <w:r w:rsidRPr="00750638">
        <w:rPr>
          <w:rFonts w:ascii="宋体" w:eastAsia="宋体" w:hAnsi="宋体" w:cs="宋体" w:hint="eastAsia"/>
          <w:color w:val="CC7832"/>
          <w:kern w:val="0"/>
          <w:sz w:val="24"/>
          <w:szCs w:val="24"/>
        </w:rPr>
        <w:t>,</w:t>
      </w:r>
      <w:r w:rsidRPr="00750638">
        <w:rPr>
          <w:rFonts w:ascii="宋体" w:eastAsia="宋体" w:hAnsi="宋体" w:cs="宋体" w:hint="eastAsia"/>
          <w:color w:val="6897BB"/>
          <w:kern w:val="0"/>
          <w:sz w:val="24"/>
          <w:szCs w:val="24"/>
        </w:rPr>
        <w:t>10</w:t>
      </w:r>
      <w:r w:rsidRPr="00750638">
        <w:rPr>
          <w:rFonts w:ascii="宋体" w:eastAsia="宋体" w:hAnsi="宋体" w:cs="宋体" w:hint="eastAsia"/>
          <w:color w:val="CC7832"/>
          <w:kern w:val="0"/>
          <w:sz w:val="24"/>
          <w:szCs w:val="24"/>
        </w:rPr>
        <w:t>,</w:t>
      </w:r>
      <w:r w:rsidRPr="00750638">
        <w:rPr>
          <w:rFonts w:ascii="宋体" w:eastAsia="宋体" w:hAnsi="宋体" w:cs="宋体" w:hint="eastAsia"/>
          <w:color w:val="6897BB"/>
          <w:kern w:val="0"/>
          <w:sz w:val="24"/>
          <w:szCs w:val="24"/>
        </w:rPr>
        <w:t>2</w:t>
      </w:r>
      <w:r w:rsidRPr="00750638">
        <w:rPr>
          <w:rFonts w:ascii="宋体" w:eastAsia="宋体" w:hAnsi="宋体" w:cs="宋体" w:hint="eastAsia"/>
          <w:color w:val="A9B7C6"/>
          <w:kern w:val="0"/>
          <w:sz w:val="24"/>
          <w:szCs w:val="24"/>
        </w:rPr>
        <w:t>))</w:t>
      </w:r>
      <w:r w:rsidRPr="00750638">
        <w:rPr>
          <w:rFonts w:ascii="宋体" w:eastAsia="宋体" w:hAnsi="宋体" w:cs="宋体" w:hint="eastAsia"/>
          <w:color w:val="808080"/>
          <w:kern w:val="0"/>
          <w:sz w:val="24"/>
          <w:szCs w:val="24"/>
        </w:rPr>
        <w:t>#[1,10)之内随机取奇数</w:t>
      </w:r>
    </w:p>
    <w:p w14:paraId="01EB47F7" w14:textId="77777777" w:rsidR="00750638" w:rsidRPr="00750638" w:rsidRDefault="00750638" w:rsidP="00750638"/>
    <w:p w14:paraId="3FE28FA4" w14:textId="0D8E0B47" w:rsidR="002B2690" w:rsidRDefault="002B2690" w:rsidP="00C2762B">
      <w:pPr>
        <w:pStyle w:val="3"/>
      </w:pPr>
      <w:r>
        <w:rPr>
          <w:rFonts w:hint="eastAsia"/>
        </w:rPr>
        <w:t>随机抽取</w:t>
      </w:r>
      <w:r w:rsidR="00750638">
        <w:rPr>
          <w:rFonts w:hint="eastAsia"/>
        </w:rPr>
        <w:t>(</w:t>
      </w:r>
      <w:r w:rsidR="00750638" w:rsidRPr="00750638">
        <w:rPr>
          <w:rFonts w:hint="eastAsia"/>
          <w:highlight w:val="yellow"/>
        </w:rPr>
        <w:t>抽取后就没有了</w:t>
      </w:r>
      <w:r w:rsidR="00750638">
        <w:t>)</w:t>
      </w:r>
    </w:p>
    <w:p w14:paraId="0504355F" w14:textId="77777777" w:rsidR="00750638" w:rsidRPr="00750638" w:rsidRDefault="00750638" w:rsidP="0075063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750638">
        <w:rPr>
          <w:rFonts w:ascii="宋体" w:eastAsia="宋体" w:hAnsi="宋体" w:cs="宋体" w:hint="eastAsia"/>
          <w:color w:val="808080"/>
          <w:kern w:val="0"/>
          <w:sz w:val="24"/>
          <w:szCs w:val="24"/>
        </w:rPr>
        <w:t>#随机抽取一个值</w:t>
      </w:r>
      <w:r w:rsidRPr="00750638">
        <w:rPr>
          <w:rFonts w:ascii="宋体" w:eastAsia="宋体" w:hAnsi="宋体" w:cs="宋体" w:hint="eastAsia"/>
          <w:color w:val="808080"/>
          <w:kern w:val="0"/>
          <w:sz w:val="24"/>
          <w:szCs w:val="24"/>
        </w:rPr>
        <w:br/>
      </w:r>
      <w:r w:rsidRPr="00750638">
        <w:rPr>
          <w:rFonts w:ascii="宋体" w:eastAsia="宋体" w:hAnsi="宋体" w:cs="宋体" w:hint="eastAsia"/>
          <w:color w:val="A9B7C6"/>
          <w:kern w:val="0"/>
          <w:sz w:val="24"/>
          <w:szCs w:val="24"/>
        </w:rPr>
        <w:t>l=[</w:t>
      </w:r>
      <w:r w:rsidRPr="00750638">
        <w:rPr>
          <w:rFonts w:ascii="宋体" w:eastAsia="宋体" w:hAnsi="宋体" w:cs="宋体" w:hint="eastAsia"/>
          <w:color w:val="6897BB"/>
          <w:kern w:val="0"/>
          <w:sz w:val="24"/>
          <w:szCs w:val="24"/>
        </w:rPr>
        <w:t>11</w:t>
      </w:r>
      <w:r w:rsidRPr="00750638">
        <w:rPr>
          <w:rFonts w:ascii="宋体" w:eastAsia="宋体" w:hAnsi="宋体" w:cs="宋体" w:hint="eastAsia"/>
          <w:color w:val="CC7832"/>
          <w:kern w:val="0"/>
          <w:sz w:val="24"/>
          <w:szCs w:val="24"/>
        </w:rPr>
        <w:t>,</w:t>
      </w:r>
      <w:r w:rsidRPr="00750638">
        <w:rPr>
          <w:rFonts w:ascii="宋体" w:eastAsia="宋体" w:hAnsi="宋体" w:cs="宋体" w:hint="eastAsia"/>
          <w:color w:val="6897BB"/>
          <w:kern w:val="0"/>
          <w:sz w:val="24"/>
          <w:szCs w:val="24"/>
        </w:rPr>
        <w:t>22</w:t>
      </w:r>
      <w:r w:rsidRPr="00750638">
        <w:rPr>
          <w:rFonts w:ascii="宋体" w:eastAsia="宋体" w:hAnsi="宋体" w:cs="宋体" w:hint="eastAsia"/>
          <w:color w:val="CC7832"/>
          <w:kern w:val="0"/>
          <w:sz w:val="24"/>
          <w:szCs w:val="24"/>
        </w:rPr>
        <w:t>,</w:t>
      </w:r>
      <w:r w:rsidRPr="00750638">
        <w:rPr>
          <w:rFonts w:ascii="宋体" w:eastAsia="宋体" w:hAnsi="宋体" w:cs="宋体" w:hint="eastAsia"/>
          <w:color w:val="6897BB"/>
          <w:kern w:val="0"/>
          <w:sz w:val="24"/>
          <w:szCs w:val="24"/>
        </w:rPr>
        <w:t>33</w:t>
      </w:r>
      <w:r w:rsidRPr="00750638">
        <w:rPr>
          <w:rFonts w:ascii="宋体" w:eastAsia="宋体" w:hAnsi="宋体" w:cs="宋体" w:hint="eastAsia"/>
          <w:color w:val="CC7832"/>
          <w:kern w:val="0"/>
          <w:sz w:val="24"/>
          <w:szCs w:val="24"/>
        </w:rPr>
        <w:t>,</w:t>
      </w:r>
      <w:r w:rsidRPr="00750638">
        <w:rPr>
          <w:rFonts w:ascii="宋体" w:eastAsia="宋体" w:hAnsi="宋体" w:cs="宋体" w:hint="eastAsia"/>
          <w:color w:val="6A8759"/>
          <w:kern w:val="0"/>
          <w:sz w:val="24"/>
          <w:szCs w:val="24"/>
        </w:rPr>
        <w:t>"aa"</w:t>
      </w:r>
      <w:r w:rsidRPr="00750638">
        <w:rPr>
          <w:rFonts w:ascii="宋体" w:eastAsia="宋体" w:hAnsi="宋体" w:cs="宋体" w:hint="eastAsia"/>
          <w:color w:val="CC7832"/>
          <w:kern w:val="0"/>
          <w:sz w:val="24"/>
          <w:szCs w:val="24"/>
        </w:rPr>
        <w:t>,</w:t>
      </w:r>
      <w:r w:rsidRPr="00750638">
        <w:rPr>
          <w:rFonts w:ascii="宋体" w:eastAsia="宋体" w:hAnsi="宋体" w:cs="宋体" w:hint="eastAsia"/>
          <w:color w:val="A9B7C6"/>
          <w:kern w:val="0"/>
          <w:sz w:val="24"/>
          <w:szCs w:val="24"/>
        </w:rPr>
        <w:t>(</w:t>
      </w:r>
      <w:r w:rsidRPr="00750638">
        <w:rPr>
          <w:rFonts w:ascii="宋体" w:eastAsia="宋体" w:hAnsi="宋体" w:cs="宋体" w:hint="eastAsia"/>
          <w:color w:val="6A8759"/>
          <w:kern w:val="0"/>
          <w:sz w:val="24"/>
          <w:szCs w:val="24"/>
        </w:rPr>
        <w:t>"aa"</w:t>
      </w:r>
      <w:r w:rsidRPr="00750638">
        <w:rPr>
          <w:rFonts w:ascii="宋体" w:eastAsia="宋体" w:hAnsi="宋体" w:cs="宋体" w:hint="eastAsia"/>
          <w:color w:val="CC7832"/>
          <w:kern w:val="0"/>
          <w:sz w:val="24"/>
          <w:szCs w:val="24"/>
        </w:rPr>
        <w:t>,</w:t>
      </w:r>
      <w:r w:rsidRPr="00750638">
        <w:rPr>
          <w:rFonts w:ascii="宋体" w:eastAsia="宋体" w:hAnsi="宋体" w:cs="宋体" w:hint="eastAsia"/>
          <w:color w:val="6A8759"/>
          <w:kern w:val="0"/>
          <w:sz w:val="24"/>
          <w:szCs w:val="24"/>
        </w:rPr>
        <w:t>"bb"</w:t>
      </w:r>
      <w:r w:rsidRPr="00750638">
        <w:rPr>
          <w:rFonts w:ascii="宋体" w:eastAsia="宋体" w:hAnsi="宋体" w:cs="宋体" w:hint="eastAsia"/>
          <w:color w:val="A9B7C6"/>
          <w:kern w:val="0"/>
          <w:sz w:val="24"/>
          <w:szCs w:val="24"/>
        </w:rPr>
        <w:t>)]</w:t>
      </w:r>
      <w:r w:rsidRPr="00750638">
        <w:rPr>
          <w:rFonts w:ascii="宋体" w:eastAsia="宋体" w:hAnsi="宋体" w:cs="宋体" w:hint="eastAsia"/>
          <w:color w:val="A9B7C6"/>
          <w:kern w:val="0"/>
          <w:sz w:val="24"/>
          <w:szCs w:val="24"/>
        </w:rPr>
        <w:br/>
        <w:t>ret=random.choice(l)</w:t>
      </w:r>
      <w:r w:rsidRPr="00750638">
        <w:rPr>
          <w:rFonts w:ascii="宋体" w:eastAsia="宋体" w:hAnsi="宋体" w:cs="宋体" w:hint="eastAsia"/>
          <w:color w:val="A9B7C6"/>
          <w:kern w:val="0"/>
          <w:sz w:val="24"/>
          <w:szCs w:val="24"/>
        </w:rPr>
        <w:br/>
      </w:r>
      <w:r w:rsidRPr="00750638">
        <w:rPr>
          <w:rFonts w:ascii="宋体" w:eastAsia="宋体" w:hAnsi="宋体" w:cs="宋体" w:hint="eastAsia"/>
          <w:color w:val="8888C6"/>
          <w:kern w:val="0"/>
          <w:sz w:val="24"/>
          <w:szCs w:val="24"/>
        </w:rPr>
        <w:t>print</w:t>
      </w:r>
      <w:r w:rsidRPr="00750638">
        <w:rPr>
          <w:rFonts w:ascii="宋体" w:eastAsia="宋体" w:hAnsi="宋体" w:cs="宋体" w:hint="eastAsia"/>
          <w:color w:val="A9B7C6"/>
          <w:kern w:val="0"/>
          <w:sz w:val="24"/>
          <w:szCs w:val="24"/>
        </w:rPr>
        <w:t>(ret)</w:t>
      </w:r>
      <w:r w:rsidRPr="00750638">
        <w:rPr>
          <w:rFonts w:ascii="宋体" w:eastAsia="宋体" w:hAnsi="宋体" w:cs="宋体" w:hint="eastAsia"/>
          <w:color w:val="A9B7C6"/>
          <w:kern w:val="0"/>
          <w:sz w:val="24"/>
          <w:szCs w:val="24"/>
        </w:rPr>
        <w:br/>
      </w:r>
      <w:r w:rsidRPr="00750638">
        <w:rPr>
          <w:rFonts w:ascii="宋体" w:eastAsia="宋体" w:hAnsi="宋体" w:cs="宋体" w:hint="eastAsia"/>
          <w:color w:val="A9B7C6"/>
          <w:kern w:val="0"/>
          <w:sz w:val="24"/>
          <w:szCs w:val="24"/>
        </w:rPr>
        <w:br/>
      </w:r>
      <w:r w:rsidRPr="00750638">
        <w:rPr>
          <w:rFonts w:ascii="宋体" w:eastAsia="宋体" w:hAnsi="宋体" w:cs="宋体" w:hint="eastAsia"/>
          <w:color w:val="808080"/>
          <w:kern w:val="0"/>
          <w:sz w:val="24"/>
          <w:szCs w:val="24"/>
        </w:rPr>
        <w:t>#随机抽取多个值</w:t>
      </w:r>
      <w:r w:rsidRPr="00750638">
        <w:rPr>
          <w:rFonts w:ascii="宋体" w:eastAsia="宋体" w:hAnsi="宋体" w:cs="宋体" w:hint="eastAsia"/>
          <w:color w:val="808080"/>
          <w:kern w:val="0"/>
          <w:sz w:val="24"/>
          <w:szCs w:val="24"/>
        </w:rPr>
        <w:br/>
      </w:r>
      <w:r w:rsidRPr="00750638">
        <w:rPr>
          <w:rFonts w:ascii="宋体" w:eastAsia="宋体" w:hAnsi="宋体" w:cs="宋体" w:hint="eastAsia"/>
          <w:color w:val="A9B7C6"/>
          <w:kern w:val="0"/>
          <w:sz w:val="24"/>
          <w:szCs w:val="24"/>
        </w:rPr>
        <w:t>ret=random.sample(l</w:t>
      </w:r>
      <w:r w:rsidRPr="00750638">
        <w:rPr>
          <w:rFonts w:ascii="宋体" w:eastAsia="宋体" w:hAnsi="宋体" w:cs="宋体" w:hint="eastAsia"/>
          <w:color w:val="CC7832"/>
          <w:kern w:val="0"/>
          <w:sz w:val="24"/>
          <w:szCs w:val="24"/>
        </w:rPr>
        <w:t>,</w:t>
      </w:r>
      <w:r w:rsidRPr="00750638">
        <w:rPr>
          <w:rFonts w:ascii="宋体" w:eastAsia="宋体" w:hAnsi="宋体" w:cs="宋体" w:hint="eastAsia"/>
          <w:color w:val="6897BB"/>
          <w:kern w:val="0"/>
          <w:sz w:val="24"/>
          <w:szCs w:val="24"/>
        </w:rPr>
        <w:t>2</w:t>
      </w:r>
      <w:r w:rsidRPr="00750638">
        <w:rPr>
          <w:rFonts w:ascii="宋体" w:eastAsia="宋体" w:hAnsi="宋体" w:cs="宋体" w:hint="eastAsia"/>
          <w:color w:val="A9B7C6"/>
          <w:kern w:val="0"/>
          <w:sz w:val="24"/>
          <w:szCs w:val="24"/>
        </w:rPr>
        <w:t>)</w:t>
      </w:r>
      <w:r w:rsidRPr="00750638">
        <w:rPr>
          <w:rFonts w:ascii="宋体" w:eastAsia="宋体" w:hAnsi="宋体" w:cs="宋体" w:hint="eastAsia"/>
          <w:color w:val="A9B7C6"/>
          <w:kern w:val="0"/>
          <w:sz w:val="24"/>
          <w:szCs w:val="24"/>
        </w:rPr>
        <w:br/>
      </w:r>
      <w:r w:rsidRPr="00750638">
        <w:rPr>
          <w:rFonts w:ascii="宋体" w:eastAsia="宋体" w:hAnsi="宋体" w:cs="宋体" w:hint="eastAsia"/>
          <w:color w:val="8888C6"/>
          <w:kern w:val="0"/>
          <w:sz w:val="24"/>
          <w:szCs w:val="24"/>
        </w:rPr>
        <w:t>print</w:t>
      </w:r>
      <w:r w:rsidRPr="00750638">
        <w:rPr>
          <w:rFonts w:ascii="宋体" w:eastAsia="宋体" w:hAnsi="宋体" w:cs="宋体" w:hint="eastAsia"/>
          <w:color w:val="A9B7C6"/>
          <w:kern w:val="0"/>
          <w:sz w:val="24"/>
          <w:szCs w:val="24"/>
        </w:rPr>
        <w:t>(ret)</w:t>
      </w:r>
    </w:p>
    <w:p w14:paraId="40CD9421" w14:textId="77777777" w:rsidR="00750638" w:rsidRPr="00750638" w:rsidRDefault="00750638" w:rsidP="00750638"/>
    <w:p w14:paraId="75A12D49" w14:textId="3E5E6D0F" w:rsidR="002B2690" w:rsidRDefault="0089206B" w:rsidP="00C2762B">
      <w:pPr>
        <w:pStyle w:val="3"/>
      </w:pPr>
      <w:r>
        <w:rPr>
          <w:rFonts w:hint="eastAsia"/>
        </w:rPr>
        <w:t>打乱顺序</w:t>
      </w:r>
    </w:p>
    <w:p w14:paraId="7F3FA4D5" w14:textId="77777777" w:rsidR="00750638" w:rsidRPr="00750638" w:rsidRDefault="00750638" w:rsidP="0075063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750638">
        <w:rPr>
          <w:rFonts w:ascii="宋体" w:eastAsia="宋体" w:hAnsi="宋体" w:cs="宋体" w:hint="eastAsia"/>
          <w:color w:val="808080"/>
          <w:kern w:val="0"/>
          <w:sz w:val="24"/>
          <w:szCs w:val="24"/>
        </w:rPr>
        <w:t>#在原来列表的基础上</w:t>
      </w:r>
      <w:proofErr w:type="gramStart"/>
      <w:r w:rsidRPr="00750638">
        <w:rPr>
          <w:rFonts w:ascii="宋体" w:eastAsia="宋体" w:hAnsi="宋体" w:cs="宋体" w:hint="eastAsia"/>
          <w:color w:val="808080"/>
          <w:kern w:val="0"/>
          <w:sz w:val="24"/>
          <w:szCs w:val="24"/>
        </w:rPr>
        <w:t>做乱</w:t>
      </w:r>
      <w:proofErr w:type="gramEnd"/>
      <w:r w:rsidRPr="00750638">
        <w:rPr>
          <w:rFonts w:ascii="宋体" w:eastAsia="宋体" w:hAnsi="宋体" w:cs="宋体" w:hint="eastAsia"/>
          <w:color w:val="808080"/>
          <w:kern w:val="0"/>
          <w:sz w:val="24"/>
          <w:szCs w:val="24"/>
        </w:rPr>
        <w:t>序</w:t>
      </w:r>
      <w:r w:rsidRPr="00750638">
        <w:rPr>
          <w:rFonts w:ascii="宋体" w:eastAsia="宋体" w:hAnsi="宋体" w:cs="宋体" w:hint="eastAsia"/>
          <w:color w:val="808080"/>
          <w:kern w:val="0"/>
          <w:sz w:val="24"/>
          <w:szCs w:val="24"/>
        </w:rPr>
        <w:br/>
      </w:r>
      <w:r w:rsidRPr="00750638">
        <w:rPr>
          <w:rFonts w:ascii="宋体" w:eastAsia="宋体" w:hAnsi="宋体" w:cs="宋体" w:hint="eastAsia"/>
          <w:color w:val="A9B7C6"/>
          <w:kern w:val="0"/>
          <w:sz w:val="24"/>
          <w:szCs w:val="24"/>
        </w:rPr>
        <w:t>random.shuffle(l)</w:t>
      </w:r>
      <w:r w:rsidRPr="00750638">
        <w:rPr>
          <w:rFonts w:ascii="宋体" w:eastAsia="宋体" w:hAnsi="宋体" w:cs="宋体" w:hint="eastAsia"/>
          <w:color w:val="A9B7C6"/>
          <w:kern w:val="0"/>
          <w:sz w:val="24"/>
          <w:szCs w:val="24"/>
        </w:rPr>
        <w:br/>
      </w:r>
      <w:r w:rsidRPr="00750638">
        <w:rPr>
          <w:rFonts w:ascii="宋体" w:eastAsia="宋体" w:hAnsi="宋体" w:cs="宋体" w:hint="eastAsia"/>
          <w:color w:val="8888C6"/>
          <w:kern w:val="0"/>
          <w:sz w:val="24"/>
          <w:szCs w:val="24"/>
        </w:rPr>
        <w:t>print</w:t>
      </w:r>
      <w:r w:rsidRPr="00750638">
        <w:rPr>
          <w:rFonts w:ascii="宋体" w:eastAsia="宋体" w:hAnsi="宋体" w:cs="宋体" w:hint="eastAsia"/>
          <w:color w:val="A9B7C6"/>
          <w:kern w:val="0"/>
          <w:sz w:val="24"/>
          <w:szCs w:val="24"/>
        </w:rPr>
        <w:t>(l)</w:t>
      </w:r>
    </w:p>
    <w:p w14:paraId="478A9CA2" w14:textId="77777777" w:rsidR="00750638" w:rsidRPr="00750638" w:rsidRDefault="00750638" w:rsidP="00750638"/>
    <w:p w14:paraId="6C109FE3" w14:textId="56425D49" w:rsidR="0089206B" w:rsidRDefault="0089206B" w:rsidP="00C2762B">
      <w:pPr>
        <w:pStyle w:val="3"/>
      </w:pPr>
      <w:r>
        <w:rPr>
          <w:rFonts w:hint="eastAsia"/>
        </w:rPr>
        <w:t>抽奖|</w:t>
      </w:r>
      <w:r w:rsidR="00C2762B">
        <w:rPr>
          <w:rFonts w:hint="eastAsia"/>
        </w:rPr>
        <w:t>彩票|发红包|验证码|</w:t>
      </w:r>
    </w:p>
    <w:p w14:paraId="4B01984E" w14:textId="3C5EF39B" w:rsidR="00750638" w:rsidRDefault="00750638" w:rsidP="00750638">
      <w:pPr>
        <w:pStyle w:val="2"/>
      </w:pPr>
      <w:r>
        <w:rPr>
          <w:rFonts w:hint="eastAsia"/>
        </w:rPr>
        <w:t>day</w:t>
      </w:r>
      <w:r>
        <w:t>26-12(</w:t>
      </w:r>
      <w:r>
        <w:rPr>
          <w:rFonts w:hint="eastAsia"/>
        </w:rPr>
        <w:t>关于模块和文件名之间的误会</w:t>
      </w:r>
      <w:r>
        <w:t>)</w:t>
      </w:r>
    </w:p>
    <w:p w14:paraId="21B4529C" w14:textId="57D64732" w:rsidR="00750638" w:rsidRDefault="00750638" w:rsidP="00750638">
      <w:r w:rsidRPr="00750638">
        <w:rPr>
          <w:rFonts w:hint="eastAsia"/>
          <w:highlight w:val="yellow"/>
        </w:rPr>
        <w:t>永远不要再一个文件下写你认识的模块名的名字</w:t>
      </w:r>
      <w:r>
        <w:rPr>
          <w:rFonts w:hint="eastAsia"/>
          <w:highlight w:val="yellow"/>
        </w:rPr>
        <w:t>（模块导入的话会</w:t>
      </w:r>
      <w:proofErr w:type="gramStart"/>
      <w:r>
        <w:rPr>
          <w:rFonts w:hint="eastAsia"/>
          <w:highlight w:val="yellow"/>
        </w:rPr>
        <w:t>取最近</w:t>
      </w:r>
      <w:proofErr w:type="gramEnd"/>
      <w:r>
        <w:rPr>
          <w:rFonts w:hint="eastAsia"/>
          <w:highlight w:val="yellow"/>
        </w:rPr>
        <w:t>原则）</w:t>
      </w:r>
    </w:p>
    <w:p w14:paraId="17BA042D" w14:textId="37A52A5D" w:rsidR="00750638" w:rsidRDefault="00750638" w:rsidP="00750638">
      <w:pPr>
        <w:pStyle w:val="2"/>
      </w:pPr>
      <w:r>
        <w:rPr>
          <w:rFonts w:hint="eastAsia"/>
        </w:rPr>
        <w:t>day</w:t>
      </w:r>
      <w:r>
        <w:t>26-13(</w:t>
      </w:r>
      <w:r>
        <w:rPr>
          <w:rFonts w:hint="eastAsia"/>
        </w:rPr>
        <w:t>random模块的练习题</w:t>
      </w:r>
      <w:r>
        <w:t>)</w:t>
      </w:r>
    </w:p>
    <w:p w14:paraId="5656FE49" w14:textId="4324FDAA" w:rsidR="00750638" w:rsidRDefault="00750638" w:rsidP="00750638">
      <w:r>
        <w:rPr>
          <w:rFonts w:hint="eastAsia"/>
        </w:rPr>
        <w:t>随机6位字母数字（用chr</w:t>
      </w:r>
      <w:r>
        <w:t>(97)</w:t>
      </w:r>
      <w:r>
        <w:rPr>
          <w:rFonts w:hint="eastAsia"/>
        </w:rPr>
        <w:t>）</w:t>
      </w:r>
    </w:p>
    <w:p w14:paraId="2335E9D7" w14:textId="0518435E" w:rsidR="0003229E" w:rsidRPr="0003229E" w:rsidRDefault="005C79AF" w:rsidP="00F5660F">
      <w:pPr>
        <w:pStyle w:val="2"/>
      </w:pPr>
      <w:r>
        <w:rPr>
          <w:rFonts w:hint="eastAsia"/>
        </w:rPr>
        <w:lastRenderedPageBreak/>
        <w:t>d</w:t>
      </w:r>
      <w:r>
        <w:t>ay27-01(</w:t>
      </w:r>
      <w:r w:rsidR="00F5660F">
        <w:rPr>
          <w:rFonts w:hint="eastAsia"/>
        </w:rPr>
        <w:t>复习</w:t>
      </w:r>
      <w:r>
        <w:t>)</w:t>
      </w:r>
    </w:p>
    <w:p w14:paraId="495F1AA8" w14:textId="37386F7A" w:rsidR="00750638" w:rsidRDefault="00F5660F" w:rsidP="00F5660F">
      <w:pPr>
        <w:pStyle w:val="2"/>
      </w:pPr>
      <w:r>
        <w:rPr>
          <w:rFonts w:hint="eastAsia"/>
        </w:rPr>
        <w:t>day</w:t>
      </w:r>
      <w:r>
        <w:t>27-02(</w:t>
      </w:r>
      <w:r>
        <w:rPr>
          <w:rFonts w:hint="eastAsia"/>
        </w:rPr>
        <w:t>常用模块</w:t>
      </w:r>
      <w:r>
        <w:t>)</w:t>
      </w:r>
    </w:p>
    <w:p w14:paraId="0B197CBB" w14:textId="4E57767D" w:rsidR="00F5660F" w:rsidRDefault="00F5660F" w:rsidP="00750638">
      <w:r>
        <w:rPr>
          <w:rFonts w:hint="eastAsia"/>
        </w:rPr>
        <w:t>collections模块（不常用了）</w:t>
      </w:r>
    </w:p>
    <w:p w14:paraId="7E9C95D2" w14:textId="0ADBE38E" w:rsidR="00F5660F" w:rsidRDefault="00F5660F" w:rsidP="00750638">
      <w:r>
        <w:rPr>
          <w:rFonts w:hint="eastAsia"/>
        </w:rPr>
        <w:t>时间模块</w:t>
      </w:r>
    </w:p>
    <w:p w14:paraId="30B5846C" w14:textId="53C157FB" w:rsidR="00F5660F" w:rsidRDefault="00F5660F" w:rsidP="00750638">
      <w:r>
        <w:rPr>
          <w:rFonts w:hint="eastAsia"/>
        </w:rPr>
        <w:t>os模块</w:t>
      </w:r>
    </w:p>
    <w:p w14:paraId="3B590E94" w14:textId="12ED6E1C" w:rsidR="00F5660F" w:rsidRDefault="00F5660F" w:rsidP="00750638">
      <w:r>
        <w:rPr>
          <w:rFonts w:hint="eastAsia"/>
        </w:rPr>
        <w:t>sys</w:t>
      </w:r>
    </w:p>
    <w:p w14:paraId="39A5E371" w14:textId="7C13A5A4" w:rsidR="00F5660F" w:rsidRDefault="00F5660F" w:rsidP="00750638">
      <w:r>
        <w:rPr>
          <w:rFonts w:hint="eastAsia"/>
        </w:rPr>
        <w:t>序列化（3个模块）</w:t>
      </w:r>
    </w:p>
    <w:p w14:paraId="53FF3D59" w14:textId="6C1E2478" w:rsidR="00750638" w:rsidRDefault="00F5660F" w:rsidP="00F5660F">
      <w:pPr>
        <w:pStyle w:val="2"/>
      </w:pPr>
      <w:r>
        <w:rPr>
          <w:rFonts w:hint="eastAsia"/>
        </w:rPr>
        <w:t>day</w:t>
      </w:r>
      <w:r>
        <w:t>27-03(</w:t>
      </w:r>
      <w:r>
        <w:rPr>
          <w:rFonts w:hint="eastAsia"/>
        </w:rPr>
        <w:t>时间模块</w:t>
      </w:r>
      <w:r>
        <w:t>)</w:t>
      </w:r>
    </w:p>
    <w:p w14:paraId="3E37D25F" w14:textId="5F74C168" w:rsidR="00750638" w:rsidRDefault="00F5660F" w:rsidP="00F5660F">
      <w:pPr>
        <w:pStyle w:val="3"/>
      </w:pPr>
      <w:r>
        <w:rPr>
          <w:rFonts w:hint="eastAsia"/>
        </w:rPr>
        <w:t>时间戳时间（float数据类型）</w:t>
      </w:r>
    </w:p>
    <w:p w14:paraId="1D2CAD97" w14:textId="0974B73A" w:rsidR="0046304C" w:rsidRDefault="0046304C" w:rsidP="0046304C">
      <w:r>
        <w:rPr>
          <w:rFonts w:hint="eastAsia"/>
        </w:rPr>
        <w:t>英国伦敦的时间1970.1.1</w:t>
      </w:r>
      <w:r>
        <w:t xml:space="preserve">  </w:t>
      </w:r>
      <w:r>
        <w:rPr>
          <w:rFonts w:hint="eastAsia"/>
        </w:rPr>
        <w:t>0：0：0</w:t>
      </w:r>
    </w:p>
    <w:p w14:paraId="22B76CB6" w14:textId="25B2ED0B" w:rsidR="0046304C" w:rsidRDefault="0046304C" w:rsidP="0046304C">
      <w:r>
        <w:rPr>
          <w:rFonts w:hint="eastAsia"/>
        </w:rPr>
        <w:t xml:space="preserve">北京时间 </w:t>
      </w:r>
      <w:r>
        <w:t xml:space="preserve">      </w:t>
      </w:r>
      <w:r>
        <w:rPr>
          <w:rFonts w:hint="eastAsia"/>
        </w:rPr>
        <w:t>1970.1.1</w:t>
      </w:r>
      <w:r>
        <w:t xml:space="preserve">  </w:t>
      </w:r>
      <w:r>
        <w:rPr>
          <w:rFonts w:hint="eastAsia"/>
        </w:rPr>
        <w:t>8：0：0</w:t>
      </w:r>
    </w:p>
    <w:p w14:paraId="0033E1A2" w14:textId="5DF98CA3" w:rsidR="0046304C" w:rsidRDefault="0046304C" w:rsidP="0046304C">
      <w:r w:rsidRPr="0046304C">
        <w:t>1548761057.6669476</w:t>
      </w:r>
    </w:p>
    <w:p w14:paraId="2D0F4DE2" w14:textId="77777777" w:rsidR="0046304C" w:rsidRPr="0046304C" w:rsidRDefault="0046304C" w:rsidP="004630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46304C">
        <w:rPr>
          <w:rFonts w:ascii="宋体" w:eastAsia="宋体" w:hAnsi="宋体" w:cs="宋体" w:hint="eastAsia"/>
          <w:color w:val="8888C6"/>
          <w:kern w:val="0"/>
          <w:sz w:val="24"/>
          <w:szCs w:val="24"/>
        </w:rPr>
        <w:t>print</w:t>
      </w:r>
      <w:r w:rsidRPr="0046304C">
        <w:rPr>
          <w:rFonts w:ascii="宋体" w:eastAsia="宋体" w:hAnsi="宋体" w:cs="宋体" w:hint="eastAsia"/>
          <w:color w:val="A9B7C6"/>
          <w:kern w:val="0"/>
          <w:sz w:val="24"/>
          <w:szCs w:val="24"/>
        </w:rPr>
        <w:t>(</w:t>
      </w:r>
      <w:proofErr w:type="gramStart"/>
      <w:r w:rsidRPr="0046304C">
        <w:rPr>
          <w:rFonts w:ascii="宋体" w:eastAsia="宋体" w:hAnsi="宋体" w:cs="宋体" w:hint="eastAsia"/>
          <w:color w:val="A9B7C6"/>
          <w:kern w:val="0"/>
          <w:sz w:val="24"/>
          <w:szCs w:val="24"/>
        </w:rPr>
        <w:t>time.time</w:t>
      </w:r>
      <w:proofErr w:type="gramEnd"/>
      <w:r w:rsidRPr="0046304C">
        <w:rPr>
          <w:rFonts w:ascii="宋体" w:eastAsia="宋体" w:hAnsi="宋体" w:cs="宋体" w:hint="eastAsia"/>
          <w:color w:val="A9B7C6"/>
          <w:kern w:val="0"/>
          <w:sz w:val="24"/>
          <w:szCs w:val="24"/>
        </w:rPr>
        <w:t>())</w:t>
      </w:r>
      <w:r w:rsidRPr="0046304C">
        <w:rPr>
          <w:rFonts w:ascii="宋体" w:eastAsia="宋体" w:hAnsi="宋体" w:cs="宋体" w:hint="eastAsia"/>
          <w:color w:val="808080"/>
          <w:kern w:val="0"/>
          <w:sz w:val="24"/>
          <w:szCs w:val="24"/>
        </w:rPr>
        <w:t>#1548760668.429915</w:t>
      </w:r>
    </w:p>
    <w:p w14:paraId="239830DD" w14:textId="68E1C38F" w:rsidR="000213CF" w:rsidRPr="0046304C" w:rsidRDefault="000213CF" w:rsidP="000213CF">
      <w:pPr>
        <w:pStyle w:val="3"/>
      </w:pPr>
      <w:r>
        <w:rPr>
          <w:rFonts w:hint="eastAsia"/>
        </w:rPr>
        <w:t>结构化时间，时间对象</w:t>
      </w:r>
    </w:p>
    <w:p w14:paraId="129A478E" w14:textId="334C0227" w:rsidR="0046304C" w:rsidRPr="0046304C" w:rsidRDefault="0046304C" w:rsidP="004630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46304C">
        <w:rPr>
          <w:rFonts w:ascii="宋体" w:eastAsia="宋体" w:hAnsi="宋体" w:cs="宋体" w:hint="eastAsia"/>
          <w:color w:val="808080"/>
          <w:kern w:val="0"/>
          <w:sz w:val="24"/>
          <w:szCs w:val="24"/>
        </w:rPr>
        <w:br/>
      </w:r>
      <w:r w:rsidRPr="0046304C">
        <w:rPr>
          <w:rFonts w:ascii="宋体" w:eastAsia="宋体" w:hAnsi="宋体" w:cs="宋体" w:hint="eastAsia"/>
          <w:color w:val="8888C6"/>
          <w:kern w:val="0"/>
          <w:sz w:val="24"/>
          <w:szCs w:val="24"/>
        </w:rPr>
        <w:t>print</w:t>
      </w:r>
      <w:r w:rsidRPr="0046304C">
        <w:rPr>
          <w:rFonts w:ascii="宋体" w:eastAsia="宋体" w:hAnsi="宋体" w:cs="宋体" w:hint="eastAsia"/>
          <w:color w:val="A9B7C6"/>
          <w:kern w:val="0"/>
          <w:sz w:val="24"/>
          <w:szCs w:val="24"/>
        </w:rPr>
        <w:t>(time.localtime())</w:t>
      </w:r>
      <w:r w:rsidRPr="0046304C">
        <w:rPr>
          <w:rFonts w:ascii="宋体" w:eastAsia="宋体" w:hAnsi="宋体" w:cs="宋体" w:hint="eastAsia"/>
          <w:color w:val="808080"/>
          <w:kern w:val="0"/>
          <w:sz w:val="24"/>
          <w:szCs w:val="24"/>
        </w:rPr>
        <w:t xml:space="preserve">#time.struct_time(tm_year=2019, tm_mon=1, tm_mday=29, tm_hour=19, tm_min=20, </w:t>
      </w:r>
      <w:r w:rsidRPr="0046304C">
        <w:rPr>
          <w:rFonts w:ascii="宋体" w:eastAsia="宋体" w:hAnsi="宋体" w:cs="宋体" w:hint="eastAsia"/>
          <w:color w:val="808080"/>
          <w:kern w:val="0"/>
          <w:sz w:val="24"/>
          <w:szCs w:val="24"/>
        </w:rPr>
        <w:br/>
        <w:t># tm_sec=49, tm_wday=1, tm_yday=29, tm_isdst=0)</w:t>
      </w:r>
      <w:r w:rsidRPr="0046304C">
        <w:rPr>
          <w:rFonts w:ascii="宋体" w:eastAsia="宋体" w:hAnsi="宋体" w:cs="宋体" w:hint="eastAsia"/>
          <w:color w:val="808080"/>
          <w:kern w:val="0"/>
          <w:sz w:val="24"/>
          <w:szCs w:val="24"/>
        </w:rPr>
        <w:br/>
      </w:r>
      <w:r w:rsidRPr="0046304C">
        <w:rPr>
          <w:rFonts w:ascii="宋体" w:eastAsia="宋体" w:hAnsi="宋体" w:cs="宋体" w:hint="eastAsia"/>
          <w:color w:val="A9B7C6"/>
          <w:kern w:val="0"/>
          <w:sz w:val="24"/>
          <w:szCs w:val="24"/>
        </w:rPr>
        <w:t>time_obj=time.localtime()</w:t>
      </w:r>
      <w:r w:rsidR="000213CF">
        <w:rPr>
          <w:rFonts w:ascii="宋体" w:eastAsia="宋体" w:hAnsi="宋体" w:cs="宋体" w:hint="eastAsia"/>
          <w:color w:val="A9B7C6"/>
          <w:kern w:val="0"/>
          <w:sz w:val="24"/>
          <w:szCs w:val="24"/>
        </w:rPr>
        <w:t>#时间对象</w:t>
      </w:r>
      <w:r w:rsidRPr="0046304C">
        <w:rPr>
          <w:rFonts w:ascii="宋体" w:eastAsia="宋体" w:hAnsi="宋体" w:cs="宋体" w:hint="eastAsia"/>
          <w:color w:val="A9B7C6"/>
          <w:kern w:val="0"/>
          <w:sz w:val="24"/>
          <w:szCs w:val="24"/>
        </w:rPr>
        <w:br/>
      </w:r>
      <w:r w:rsidRPr="0046304C">
        <w:rPr>
          <w:rFonts w:ascii="宋体" w:eastAsia="宋体" w:hAnsi="宋体" w:cs="宋体" w:hint="eastAsia"/>
          <w:color w:val="8888C6"/>
          <w:kern w:val="0"/>
          <w:sz w:val="24"/>
          <w:szCs w:val="24"/>
        </w:rPr>
        <w:t>print</w:t>
      </w:r>
      <w:r w:rsidRPr="0046304C">
        <w:rPr>
          <w:rFonts w:ascii="宋体" w:eastAsia="宋体" w:hAnsi="宋体" w:cs="宋体" w:hint="eastAsia"/>
          <w:color w:val="A9B7C6"/>
          <w:kern w:val="0"/>
          <w:sz w:val="24"/>
          <w:szCs w:val="24"/>
        </w:rPr>
        <w:t>(time_obj.tm_hour)</w:t>
      </w:r>
    </w:p>
    <w:p w14:paraId="61F470A0" w14:textId="38182396" w:rsidR="0046304C" w:rsidRDefault="000213CF" w:rsidP="0046304C">
      <w:r>
        <w:rPr>
          <w:rFonts w:hint="eastAsia"/>
        </w:rPr>
        <w:t>时间对象能够通过.属性名来获取对象中的值</w:t>
      </w:r>
    </w:p>
    <w:p w14:paraId="2BD0547B" w14:textId="77777777" w:rsidR="000213CF" w:rsidRDefault="000213CF" w:rsidP="000213CF">
      <w:pPr>
        <w:pStyle w:val="2"/>
      </w:pPr>
      <w:r>
        <w:rPr>
          <w:rFonts w:hint="eastAsia"/>
        </w:rPr>
        <w:t>格式化时间（str数据类型，字符串时间）</w:t>
      </w:r>
    </w:p>
    <w:p w14:paraId="1119F4C8" w14:textId="05FB5AA1" w:rsidR="000213CF" w:rsidRDefault="000213CF" w:rsidP="0046304C">
      <w:r>
        <w:rPr>
          <w:rFonts w:hint="eastAsia"/>
        </w:rPr>
        <w:t>可以根据你需要的格式来显示时间</w:t>
      </w:r>
    </w:p>
    <w:p w14:paraId="0769FE80" w14:textId="285DB7C0" w:rsidR="00816110" w:rsidRDefault="00816110" w:rsidP="008161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4"/>
          <w:szCs w:val="24"/>
        </w:rPr>
      </w:pPr>
      <w:r w:rsidRPr="00816110">
        <w:rPr>
          <w:rFonts w:ascii="宋体" w:eastAsia="宋体" w:hAnsi="宋体" w:cs="宋体" w:hint="eastAsia"/>
          <w:color w:val="8888C6"/>
          <w:kern w:val="0"/>
          <w:sz w:val="24"/>
          <w:szCs w:val="24"/>
        </w:rPr>
        <w:t>print</w:t>
      </w:r>
      <w:r w:rsidRPr="00816110">
        <w:rPr>
          <w:rFonts w:ascii="宋体" w:eastAsia="宋体" w:hAnsi="宋体" w:cs="宋体" w:hint="eastAsia"/>
          <w:color w:val="A9B7C6"/>
          <w:kern w:val="0"/>
          <w:sz w:val="24"/>
          <w:szCs w:val="24"/>
        </w:rPr>
        <w:t>(</w:t>
      </w:r>
      <w:proofErr w:type="gramStart"/>
      <w:r w:rsidRPr="00816110">
        <w:rPr>
          <w:rFonts w:ascii="宋体" w:eastAsia="宋体" w:hAnsi="宋体" w:cs="宋体" w:hint="eastAsia"/>
          <w:color w:val="A9B7C6"/>
          <w:kern w:val="0"/>
          <w:sz w:val="24"/>
          <w:szCs w:val="24"/>
        </w:rPr>
        <w:t>time.strftime</w:t>
      </w:r>
      <w:proofErr w:type="gramEnd"/>
      <w:r w:rsidRPr="00816110">
        <w:rPr>
          <w:rFonts w:ascii="宋体" w:eastAsia="宋体" w:hAnsi="宋体" w:cs="宋体" w:hint="eastAsia"/>
          <w:color w:val="A9B7C6"/>
          <w:kern w:val="0"/>
          <w:sz w:val="24"/>
          <w:szCs w:val="24"/>
        </w:rPr>
        <w:t>(</w:t>
      </w:r>
      <w:r w:rsidRPr="00816110">
        <w:rPr>
          <w:rFonts w:ascii="宋体" w:eastAsia="宋体" w:hAnsi="宋体" w:cs="宋体" w:hint="eastAsia"/>
          <w:color w:val="6A8759"/>
          <w:kern w:val="0"/>
          <w:sz w:val="24"/>
          <w:szCs w:val="24"/>
        </w:rPr>
        <w:t>'%Y-%m-%d'</w:t>
      </w:r>
      <w:r w:rsidRPr="00816110">
        <w:rPr>
          <w:rFonts w:ascii="宋体" w:eastAsia="宋体" w:hAnsi="宋体" w:cs="宋体" w:hint="eastAsia"/>
          <w:color w:val="A9B7C6"/>
          <w:kern w:val="0"/>
          <w:sz w:val="24"/>
          <w:szCs w:val="24"/>
        </w:rPr>
        <w:t>))</w:t>
      </w:r>
      <w:r w:rsidRPr="00816110">
        <w:rPr>
          <w:rFonts w:ascii="宋体" w:eastAsia="宋体" w:hAnsi="宋体" w:cs="宋体" w:hint="eastAsia"/>
          <w:color w:val="808080"/>
          <w:kern w:val="0"/>
          <w:sz w:val="24"/>
          <w:szCs w:val="24"/>
        </w:rPr>
        <w:t>#2019-01-29</w:t>
      </w:r>
    </w:p>
    <w:p w14:paraId="65C46280" w14:textId="3D2D01A0" w:rsidR="00816110" w:rsidRPr="00816110" w:rsidRDefault="00816110" w:rsidP="008161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proofErr w:type="gramStart"/>
      <w:r w:rsidRPr="00816110">
        <w:rPr>
          <w:rFonts w:ascii="宋体" w:eastAsia="宋体" w:hAnsi="宋体" w:cs="宋体" w:hint="eastAsia"/>
          <w:color w:val="8888C6"/>
          <w:kern w:val="0"/>
          <w:sz w:val="24"/>
          <w:szCs w:val="24"/>
        </w:rPr>
        <w:t>print</w:t>
      </w:r>
      <w:r w:rsidRPr="00816110">
        <w:rPr>
          <w:rFonts w:ascii="宋体" w:eastAsia="宋体" w:hAnsi="宋体" w:cs="宋体" w:hint="eastAsia"/>
          <w:color w:val="A9B7C6"/>
          <w:kern w:val="0"/>
          <w:sz w:val="24"/>
          <w:szCs w:val="24"/>
        </w:rPr>
        <w:t>(</w:t>
      </w:r>
      <w:proofErr w:type="gramEnd"/>
      <w:r w:rsidRPr="00816110">
        <w:rPr>
          <w:rFonts w:ascii="宋体" w:eastAsia="宋体" w:hAnsi="宋体" w:cs="宋体" w:hint="eastAsia"/>
          <w:color w:val="A9B7C6"/>
          <w:kern w:val="0"/>
          <w:sz w:val="24"/>
          <w:szCs w:val="24"/>
        </w:rPr>
        <w:t>time.strftime(</w:t>
      </w:r>
      <w:r w:rsidRPr="00816110">
        <w:rPr>
          <w:rFonts w:ascii="宋体" w:eastAsia="宋体" w:hAnsi="宋体" w:cs="宋体" w:hint="eastAsia"/>
          <w:color w:val="6A8759"/>
          <w:kern w:val="0"/>
          <w:sz w:val="24"/>
          <w:szCs w:val="24"/>
        </w:rPr>
        <w:t>'%Y-%m-%d %H:%M:%S'</w:t>
      </w:r>
      <w:r w:rsidRPr="00816110">
        <w:rPr>
          <w:rFonts w:ascii="宋体" w:eastAsia="宋体" w:hAnsi="宋体" w:cs="宋体" w:hint="eastAsia"/>
          <w:color w:val="A9B7C6"/>
          <w:kern w:val="0"/>
          <w:sz w:val="24"/>
          <w:szCs w:val="24"/>
        </w:rPr>
        <w:t>))</w:t>
      </w:r>
      <w:r w:rsidRPr="00816110">
        <w:rPr>
          <w:rFonts w:ascii="宋体" w:eastAsia="宋体" w:hAnsi="宋体" w:cs="宋体" w:hint="eastAsia"/>
          <w:color w:val="808080"/>
          <w:kern w:val="0"/>
          <w:sz w:val="24"/>
          <w:szCs w:val="24"/>
        </w:rPr>
        <w:t>#</w:t>
      </w:r>
      <w:r w:rsidRPr="00816110">
        <w:t xml:space="preserve"> </w:t>
      </w:r>
      <w:r w:rsidRPr="00816110">
        <w:rPr>
          <w:rFonts w:ascii="宋体" w:eastAsia="宋体" w:hAnsi="宋体" w:cs="宋体"/>
          <w:color w:val="808080"/>
          <w:kern w:val="0"/>
          <w:sz w:val="24"/>
          <w:szCs w:val="24"/>
        </w:rPr>
        <w:t>2019-01-29 19:39:29</w:t>
      </w:r>
    </w:p>
    <w:p w14:paraId="2E5F0409" w14:textId="60F3EFA6" w:rsidR="00816110" w:rsidRDefault="00816110" w:rsidP="008161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p>
    <w:p w14:paraId="093D8EF2" w14:textId="1F3BB9E8" w:rsidR="00D05A37" w:rsidRPr="00816110" w:rsidRDefault="00D05A37" w:rsidP="008161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D05A37">
        <w:rPr>
          <w:rFonts w:ascii="宋体" w:eastAsia="宋体" w:hAnsi="宋体" w:cs="宋体" w:hint="eastAsia"/>
          <w:color w:val="A9B7C6"/>
          <w:kern w:val="0"/>
          <w:sz w:val="24"/>
          <w:szCs w:val="24"/>
          <w:highlight w:val="yellow"/>
        </w:rPr>
        <w:t>格式化参数</w:t>
      </w:r>
    </w:p>
    <w:tbl>
      <w:tblPr>
        <w:tblStyle w:val="a3"/>
        <w:tblW w:w="0" w:type="auto"/>
        <w:tblLook w:val="04A0" w:firstRow="1" w:lastRow="0" w:firstColumn="1" w:lastColumn="0" w:noHBand="0" w:noVBand="1"/>
      </w:tblPr>
      <w:tblGrid>
        <w:gridCol w:w="4148"/>
        <w:gridCol w:w="4148"/>
      </w:tblGrid>
      <w:tr w:rsidR="00816110" w14:paraId="095F3614" w14:textId="77777777" w:rsidTr="00816110">
        <w:tc>
          <w:tcPr>
            <w:tcW w:w="4148" w:type="dxa"/>
          </w:tcPr>
          <w:p w14:paraId="0607D2B3" w14:textId="45C0EF1E" w:rsidR="00816110" w:rsidRDefault="006C20BB" w:rsidP="0046304C">
            <w:r>
              <w:rPr>
                <w:rFonts w:hint="eastAsia"/>
              </w:rPr>
              <w:t>%Y</w:t>
            </w:r>
          </w:p>
        </w:tc>
        <w:tc>
          <w:tcPr>
            <w:tcW w:w="4148" w:type="dxa"/>
          </w:tcPr>
          <w:p w14:paraId="752AE34F" w14:textId="55C531F8" w:rsidR="00816110" w:rsidRDefault="006C20BB" w:rsidP="0046304C">
            <w:r>
              <w:rPr>
                <w:rFonts w:hint="eastAsia"/>
              </w:rPr>
              <w:t>四位数年份表示（00-99）</w:t>
            </w:r>
          </w:p>
        </w:tc>
      </w:tr>
      <w:tr w:rsidR="00816110" w14:paraId="58C60286" w14:textId="77777777" w:rsidTr="00816110">
        <w:tc>
          <w:tcPr>
            <w:tcW w:w="4148" w:type="dxa"/>
          </w:tcPr>
          <w:p w14:paraId="24AA51CB" w14:textId="53DACCED" w:rsidR="00816110" w:rsidRDefault="006C20BB" w:rsidP="0046304C">
            <w:r>
              <w:rPr>
                <w:rFonts w:hint="eastAsia"/>
              </w:rPr>
              <w:t>%</w:t>
            </w:r>
            <w:r>
              <w:t>y</w:t>
            </w:r>
          </w:p>
        </w:tc>
        <w:tc>
          <w:tcPr>
            <w:tcW w:w="4148" w:type="dxa"/>
          </w:tcPr>
          <w:p w14:paraId="351098E3" w14:textId="686D6EBF" w:rsidR="00816110" w:rsidRDefault="006C20BB" w:rsidP="0046304C">
            <w:r>
              <w:rPr>
                <w:rFonts w:hint="eastAsia"/>
              </w:rPr>
              <w:t>两位数年份表示（000-9999）</w:t>
            </w:r>
          </w:p>
        </w:tc>
      </w:tr>
      <w:tr w:rsidR="00816110" w14:paraId="770FE597" w14:textId="77777777" w:rsidTr="00816110">
        <w:tc>
          <w:tcPr>
            <w:tcW w:w="4148" w:type="dxa"/>
          </w:tcPr>
          <w:p w14:paraId="3F5BA226" w14:textId="3FF91B33" w:rsidR="00816110" w:rsidRDefault="006C20BB" w:rsidP="0046304C">
            <w:r>
              <w:rPr>
                <w:rFonts w:hint="eastAsia"/>
              </w:rPr>
              <w:t>%</w:t>
            </w:r>
            <w:r>
              <w:t>m</w:t>
            </w:r>
          </w:p>
        </w:tc>
        <w:tc>
          <w:tcPr>
            <w:tcW w:w="4148" w:type="dxa"/>
          </w:tcPr>
          <w:p w14:paraId="396872FB" w14:textId="33F8BB7C" w:rsidR="00816110" w:rsidRDefault="006C20BB" w:rsidP="0046304C">
            <w:r>
              <w:rPr>
                <w:rFonts w:hint="eastAsia"/>
              </w:rPr>
              <w:t>月份（01-12）</w:t>
            </w:r>
          </w:p>
        </w:tc>
      </w:tr>
      <w:tr w:rsidR="00816110" w14:paraId="1A6D4CF6" w14:textId="77777777" w:rsidTr="00816110">
        <w:tc>
          <w:tcPr>
            <w:tcW w:w="4148" w:type="dxa"/>
          </w:tcPr>
          <w:p w14:paraId="37E7CCF7" w14:textId="45EB13A1" w:rsidR="00816110" w:rsidRDefault="006C20BB" w:rsidP="0046304C">
            <w:r>
              <w:rPr>
                <w:rFonts w:hint="eastAsia"/>
              </w:rPr>
              <w:t>%</w:t>
            </w:r>
            <w:r>
              <w:t>d</w:t>
            </w:r>
          </w:p>
        </w:tc>
        <w:tc>
          <w:tcPr>
            <w:tcW w:w="4148" w:type="dxa"/>
          </w:tcPr>
          <w:p w14:paraId="52AEE3FD" w14:textId="6D696A89" w:rsidR="00816110" w:rsidRDefault="006C20BB" w:rsidP="0046304C">
            <w:r>
              <w:rPr>
                <w:rFonts w:hint="eastAsia"/>
              </w:rPr>
              <w:t>月内中的一天（0-31）</w:t>
            </w:r>
          </w:p>
        </w:tc>
      </w:tr>
      <w:tr w:rsidR="00816110" w14:paraId="3DE5829F" w14:textId="77777777" w:rsidTr="00816110">
        <w:tc>
          <w:tcPr>
            <w:tcW w:w="4148" w:type="dxa"/>
          </w:tcPr>
          <w:p w14:paraId="6E2E29FE" w14:textId="146B231F" w:rsidR="00816110" w:rsidRDefault="006C20BB" w:rsidP="0046304C">
            <w:r>
              <w:rPr>
                <w:rFonts w:hint="eastAsia"/>
              </w:rPr>
              <w:lastRenderedPageBreak/>
              <w:t>%</w:t>
            </w:r>
            <w:r>
              <w:t>H</w:t>
            </w:r>
          </w:p>
        </w:tc>
        <w:tc>
          <w:tcPr>
            <w:tcW w:w="4148" w:type="dxa"/>
          </w:tcPr>
          <w:p w14:paraId="7C0DF10D" w14:textId="26497E90" w:rsidR="00816110" w:rsidRDefault="006C20BB" w:rsidP="0046304C">
            <w:r>
              <w:rPr>
                <w:rFonts w:hint="eastAsia"/>
              </w:rPr>
              <w:t>24小时</w:t>
            </w:r>
            <w:proofErr w:type="gramStart"/>
            <w:r>
              <w:rPr>
                <w:rFonts w:hint="eastAsia"/>
              </w:rPr>
              <w:t>小时</w:t>
            </w:r>
            <w:proofErr w:type="gramEnd"/>
            <w:r>
              <w:rPr>
                <w:rFonts w:hint="eastAsia"/>
              </w:rPr>
              <w:t>制</w:t>
            </w:r>
          </w:p>
        </w:tc>
      </w:tr>
      <w:tr w:rsidR="00816110" w14:paraId="48F2946B" w14:textId="77777777" w:rsidTr="00816110">
        <w:tc>
          <w:tcPr>
            <w:tcW w:w="4148" w:type="dxa"/>
          </w:tcPr>
          <w:p w14:paraId="28D0F431" w14:textId="4308457C" w:rsidR="00816110" w:rsidRDefault="006C20BB" w:rsidP="0046304C">
            <w:r>
              <w:rPr>
                <w:rFonts w:hint="eastAsia"/>
              </w:rPr>
              <w:t>%</w:t>
            </w:r>
            <w:r>
              <w:t>I</w:t>
            </w:r>
          </w:p>
        </w:tc>
        <w:tc>
          <w:tcPr>
            <w:tcW w:w="4148" w:type="dxa"/>
          </w:tcPr>
          <w:p w14:paraId="7334BAE3" w14:textId="0692EF41" w:rsidR="00816110" w:rsidRDefault="006C20BB" w:rsidP="0046304C">
            <w:r>
              <w:rPr>
                <w:rFonts w:hint="eastAsia"/>
              </w:rPr>
              <w:t>12小时</w:t>
            </w:r>
            <w:proofErr w:type="gramStart"/>
            <w:r>
              <w:rPr>
                <w:rFonts w:hint="eastAsia"/>
              </w:rPr>
              <w:t>小时</w:t>
            </w:r>
            <w:proofErr w:type="gramEnd"/>
            <w:r>
              <w:rPr>
                <w:rFonts w:hint="eastAsia"/>
              </w:rPr>
              <w:t>制</w:t>
            </w:r>
          </w:p>
        </w:tc>
      </w:tr>
      <w:tr w:rsidR="00816110" w14:paraId="06E5C8C0" w14:textId="77777777" w:rsidTr="00816110">
        <w:tc>
          <w:tcPr>
            <w:tcW w:w="4148" w:type="dxa"/>
          </w:tcPr>
          <w:p w14:paraId="1D34B3C0" w14:textId="584E6E46" w:rsidR="00816110" w:rsidRDefault="006C20BB" w:rsidP="0046304C">
            <w:r>
              <w:rPr>
                <w:rFonts w:hint="eastAsia"/>
              </w:rPr>
              <w:t>%</w:t>
            </w:r>
            <w:r>
              <w:t>M</w:t>
            </w:r>
          </w:p>
        </w:tc>
        <w:tc>
          <w:tcPr>
            <w:tcW w:w="4148" w:type="dxa"/>
          </w:tcPr>
          <w:p w14:paraId="09E08F4A" w14:textId="43CDFEC1" w:rsidR="00816110" w:rsidRDefault="006C20BB" w:rsidP="0046304C">
            <w:r>
              <w:rPr>
                <w:rFonts w:hint="eastAsia"/>
              </w:rPr>
              <w:t>分钟数</w:t>
            </w:r>
          </w:p>
        </w:tc>
      </w:tr>
      <w:tr w:rsidR="00816110" w14:paraId="4CBD6D38" w14:textId="77777777" w:rsidTr="00816110">
        <w:tc>
          <w:tcPr>
            <w:tcW w:w="4148" w:type="dxa"/>
          </w:tcPr>
          <w:p w14:paraId="38533070" w14:textId="38126411" w:rsidR="00816110" w:rsidRDefault="006C20BB" w:rsidP="0046304C">
            <w:r>
              <w:rPr>
                <w:rFonts w:hint="eastAsia"/>
              </w:rPr>
              <w:t>%</w:t>
            </w:r>
            <w:r>
              <w:t>S</w:t>
            </w:r>
          </w:p>
        </w:tc>
        <w:tc>
          <w:tcPr>
            <w:tcW w:w="4148" w:type="dxa"/>
          </w:tcPr>
          <w:p w14:paraId="6A76057D" w14:textId="23B5418D" w:rsidR="00816110" w:rsidRDefault="006C20BB" w:rsidP="0046304C">
            <w:r>
              <w:rPr>
                <w:rFonts w:hint="eastAsia"/>
              </w:rPr>
              <w:t>秒</w:t>
            </w:r>
          </w:p>
        </w:tc>
      </w:tr>
      <w:tr w:rsidR="00816110" w14:paraId="473B5DB5" w14:textId="77777777" w:rsidTr="00816110">
        <w:tc>
          <w:tcPr>
            <w:tcW w:w="4148" w:type="dxa"/>
          </w:tcPr>
          <w:p w14:paraId="1A13CAE6" w14:textId="6E9B024C" w:rsidR="00816110" w:rsidRDefault="006C20BB" w:rsidP="0046304C">
            <w:r>
              <w:rPr>
                <w:rFonts w:hint="eastAsia"/>
              </w:rPr>
              <w:t>%</w:t>
            </w:r>
            <w:r>
              <w:t>a</w:t>
            </w:r>
          </w:p>
        </w:tc>
        <w:tc>
          <w:tcPr>
            <w:tcW w:w="4148" w:type="dxa"/>
          </w:tcPr>
          <w:p w14:paraId="045B8CF6" w14:textId="3C43ECB3" w:rsidR="00816110" w:rsidRDefault="006C20BB" w:rsidP="0046304C">
            <w:r>
              <w:rPr>
                <w:rFonts w:hint="eastAsia"/>
              </w:rPr>
              <w:t>本地简化星期名称</w:t>
            </w:r>
          </w:p>
        </w:tc>
      </w:tr>
      <w:tr w:rsidR="00816110" w14:paraId="632FD2DC" w14:textId="77777777" w:rsidTr="00816110">
        <w:tc>
          <w:tcPr>
            <w:tcW w:w="4148" w:type="dxa"/>
          </w:tcPr>
          <w:p w14:paraId="4B86C644" w14:textId="53CC75A4" w:rsidR="00816110" w:rsidRDefault="006C20BB" w:rsidP="0046304C">
            <w:r>
              <w:rPr>
                <w:rFonts w:hint="eastAsia"/>
              </w:rPr>
              <w:t>%</w:t>
            </w:r>
            <w:r>
              <w:t>A</w:t>
            </w:r>
          </w:p>
        </w:tc>
        <w:tc>
          <w:tcPr>
            <w:tcW w:w="4148" w:type="dxa"/>
          </w:tcPr>
          <w:p w14:paraId="0C70EC8F" w14:textId="0DBA4BC1" w:rsidR="00816110" w:rsidRDefault="006C20BB" w:rsidP="0046304C">
            <w:r>
              <w:rPr>
                <w:rFonts w:hint="eastAsia"/>
              </w:rPr>
              <w:t>本地完整星期名称</w:t>
            </w:r>
          </w:p>
        </w:tc>
      </w:tr>
      <w:tr w:rsidR="00816110" w14:paraId="76E88A23" w14:textId="77777777" w:rsidTr="00816110">
        <w:tc>
          <w:tcPr>
            <w:tcW w:w="4148" w:type="dxa"/>
          </w:tcPr>
          <w:p w14:paraId="3CB92281" w14:textId="11981058" w:rsidR="00816110" w:rsidRDefault="006C20BB" w:rsidP="0046304C">
            <w:r>
              <w:rPr>
                <w:rFonts w:hint="eastAsia"/>
              </w:rPr>
              <w:t>%</w:t>
            </w:r>
            <w:r>
              <w:t>b</w:t>
            </w:r>
          </w:p>
        </w:tc>
        <w:tc>
          <w:tcPr>
            <w:tcW w:w="4148" w:type="dxa"/>
          </w:tcPr>
          <w:p w14:paraId="256D8DE0" w14:textId="14927D53" w:rsidR="00816110" w:rsidRDefault="006C20BB" w:rsidP="0046304C">
            <w:r>
              <w:rPr>
                <w:rFonts w:hint="eastAsia"/>
              </w:rPr>
              <w:t>本地简化月份名称</w:t>
            </w:r>
          </w:p>
        </w:tc>
      </w:tr>
      <w:tr w:rsidR="00816110" w14:paraId="5AA121DA" w14:textId="77777777" w:rsidTr="00816110">
        <w:tc>
          <w:tcPr>
            <w:tcW w:w="4148" w:type="dxa"/>
          </w:tcPr>
          <w:p w14:paraId="520850A8" w14:textId="50CD7E2E" w:rsidR="00816110" w:rsidRDefault="006C20BB" w:rsidP="0046304C">
            <w:r>
              <w:rPr>
                <w:rFonts w:hint="eastAsia"/>
              </w:rPr>
              <w:t>%</w:t>
            </w:r>
            <w:r>
              <w:t>B</w:t>
            </w:r>
          </w:p>
        </w:tc>
        <w:tc>
          <w:tcPr>
            <w:tcW w:w="4148" w:type="dxa"/>
          </w:tcPr>
          <w:p w14:paraId="240B2542" w14:textId="1ECDE0F4" w:rsidR="00816110" w:rsidRDefault="006C20BB" w:rsidP="0046304C">
            <w:r>
              <w:rPr>
                <w:rFonts w:hint="eastAsia"/>
              </w:rPr>
              <w:t>本地完整月份名称</w:t>
            </w:r>
          </w:p>
        </w:tc>
      </w:tr>
      <w:tr w:rsidR="00816110" w14:paraId="2F973A9B" w14:textId="77777777" w:rsidTr="00816110">
        <w:tc>
          <w:tcPr>
            <w:tcW w:w="4148" w:type="dxa"/>
          </w:tcPr>
          <w:p w14:paraId="729C8FF8" w14:textId="079555C5" w:rsidR="00816110" w:rsidRDefault="006C20BB" w:rsidP="0046304C">
            <w:r>
              <w:rPr>
                <w:rFonts w:hint="eastAsia"/>
              </w:rPr>
              <w:t>%</w:t>
            </w:r>
            <w:r>
              <w:t>c</w:t>
            </w:r>
          </w:p>
        </w:tc>
        <w:tc>
          <w:tcPr>
            <w:tcW w:w="4148" w:type="dxa"/>
          </w:tcPr>
          <w:p w14:paraId="7B4C0CE2" w14:textId="24B6F647" w:rsidR="00816110" w:rsidRDefault="006C20BB" w:rsidP="0046304C">
            <w:r>
              <w:rPr>
                <w:rFonts w:hint="eastAsia"/>
              </w:rPr>
              <w:t>本地相应的日期表示和时间表示</w:t>
            </w:r>
          </w:p>
        </w:tc>
      </w:tr>
      <w:tr w:rsidR="00816110" w14:paraId="1B6FF9D4" w14:textId="77777777" w:rsidTr="00816110">
        <w:tc>
          <w:tcPr>
            <w:tcW w:w="4148" w:type="dxa"/>
          </w:tcPr>
          <w:p w14:paraId="57B01390" w14:textId="5ED5D2E8" w:rsidR="00816110" w:rsidRDefault="006C20BB" w:rsidP="0046304C">
            <w:r>
              <w:rPr>
                <w:rFonts w:hint="eastAsia"/>
              </w:rPr>
              <w:t>%</w:t>
            </w:r>
            <w:r>
              <w:t>j</w:t>
            </w:r>
          </w:p>
        </w:tc>
        <w:tc>
          <w:tcPr>
            <w:tcW w:w="4148" w:type="dxa"/>
          </w:tcPr>
          <w:p w14:paraId="18EB718D" w14:textId="0DEAFF7D" w:rsidR="00816110" w:rsidRDefault="006C20BB" w:rsidP="0046304C">
            <w:r>
              <w:rPr>
                <w:rFonts w:hint="eastAsia"/>
              </w:rPr>
              <w:t>年内的一天</w:t>
            </w:r>
          </w:p>
        </w:tc>
      </w:tr>
      <w:tr w:rsidR="00816110" w14:paraId="58365D63" w14:textId="77777777" w:rsidTr="00816110">
        <w:tc>
          <w:tcPr>
            <w:tcW w:w="4148" w:type="dxa"/>
          </w:tcPr>
          <w:p w14:paraId="31CFF80F" w14:textId="17C424B9" w:rsidR="00816110" w:rsidRDefault="006C20BB" w:rsidP="0046304C">
            <w:r>
              <w:rPr>
                <w:rFonts w:hint="eastAsia"/>
              </w:rPr>
              <w:t>%</w:t>
            </w:r>
            <w:r>
              <w:t>p</w:t>
            </w:r>
          </w:p>
        </w:tc>
        <w:tc>
          <w:tcPr>
            <w:tcW w:w="4148" w:type="dxa"/>
          </w:tcPr>
          <w:p w14:paraId="126C1A37" w14:textId="06AE6E9D" w:rsidR="00816110" w:rsidRDefault="006C20BB" w:rsidP="0046304C">
            <w:r>
              <w:rPr>
                <w:rFonts w:hint="eastAsia"/>
              </w:rPr>
              <w:t>本地A</w:t>
            </w:r>
            <w:r>
              <w:t>.M</w:t>
            </w:r>
            <w:r>
              <w:rPr>
                <w:rFonts w:hint="eastAsia"/>
              </w:rPr>
              <w:t>或P</w:t>
            </w:r>
            <w:r>
              <w:t>.M</w:t>
            </w:r>
            <w:r>
              <w:rPr>
                <w:rFonts w:hint="eastAsia"/>
              </w:rPr>
              <w:t>的等价符</w:t>
            </w:r>
          </w:p>
        </w:tc>
      </w:tr>
      <w:tr w:rsidR="00816110" w14:paraId="773A3475" w14:textId="77777777" w:rsidTr="00816110">
        <w:tc>
          <w:tcPr>
            <w:tcW w:w="4148" w:type="dxa"/>
          </w:tcPr>
          <w:p w14:paraId="38A97BA7" w14:textId="50F05784" w:rsidR="00816110" w:rsidRDefault="006C20BB" w:rsidP="0046304C">
            <w:r>
              <w:rPr>
                <w:rFonts w:hint="eastAsia"/>
              </w:rPr>
              <w:t>%</w:t>
            </w:r>
            <w:r>
              <w:t>U</w:t>
            </w:r>
          </w:p>
        </w:tc>
        <w:tc>
          <w:tcPr>
            <w:tcW w:w="4148" w:type="dxa"/>
          </w:tcPr>
          <w:p w14:paraId="58F98398" w14:textId="715A18CC" w:rsidR="00816110" w:rsidRDefault="006C20BB" w:rsidP="0046304C">
            <w:r>
              <w:rPr>
                <w:rFonts w:hint="eastAsia"/>
              </w:rPr>
              <w:t>一年中的星期数（00-53）星期天为星期的开始</w:t>
            </w:r>
          </w:p>
        </w:tc>
      </w:tr>
      <w:tr w:rsidR="00816110" w14:paraId="702FC1E6" w14:textId="77777777" w:rsidTr="00816110">
        <w:tc>
          <w:tcPr>
            <w:tcW w:w="4148" w:type="dxa"/>
          </w:tcPr>
          <w:p w14:paraId="0EFB6F55" w14:textId="33F7C820" w:rsidR="00816110" w:rsidRDefault="006C20BB" w:rsidP="0046304C">
            <w:r>
              <w:rPr>
                <w:rFonts w:hint="eastAsia"/>
              </w:rPr>
              <w:t>%</w:t>
            </w:r>
            <w:r>
              <w:t>w</w:t>
            </w:r>
          </w:p>
        </w:tc>
        <w:tc>
          <w:tcPr>
            <w:tcW w:w="4148" w:type="dxa"/>
          </w:tcPr>
          <w:p w14:paraId="5EEAC90C" w14:textId="704D8A0B" w:rsidR="00816110" w:rsidRDefault="006C20BB" w:rsidP="0046304C">
            <w:r>
              <w:rPr>
                <w:rFonts w:hint="eastAsia"/>
              </w:rPr>
              <w:t>星期（0-6）星期天为星期的开始</w:t>
            </w:r>
          </w:p>
        </w:tc>
      </w:tr>
      <w:tr w:rsidR="00816110" w14:paraId="2B3A38FB" w14:textId="77777777" w:rsidTr="00816110">
        <w:tc>
          <w:tcPr>
            <w:tcW w:w="4148" w:type="dxa"/>
          </w:tcPr>
          <w:p w14:paraId="732E8E03" w14:textId="02BB2599" w:rsidR="00816110" w:rsidRDefault="006C20BB" w:rsidP="0046304C">
            <w:r>
              <w:rPr>
                <w:rFonts w:hint="eastAsia"/>
              </w:rPr>
              <w:t>%</w:t>
            </w:r>
            <w:r>
              <w:t>W</w:t>
            </w:r>
          </w:p>
        </w:tc>
        <w:tc>
          <w:tcPr>
            <w:tcW w:w="4148" w:type="dxa"/>
          </w:tcPr>
          <w:p w14:paraId="5C0AF3DC" w14:textId="40D0EC55" w:rsidR="00816110" w:rsidRDefault="006C20BB" w:rsidP="0046304C">
            <w:r>
              <w:rPr>
                <w:rFonts w:hint="eastAsia"/>
              </w:rPr>
              <w:t>一年中的星期数（00-53）星期一为星期的开始</w:t>
            </w:r>
          </w:p>
        </w:tc>
      </w:tr>
      <w:tr w:rsidR="00816110" w14:paraId="288FC6AD" w14:textId="77777777" w:rsidTr="00816110">
        <w:tc>
          <w:tcPr>
            <w:tcW w:w="4148" w:type="dxa"/>
          </w:tcPr>
          <w:p w14:paraId="73A8CAE6" w14:textId="6FA90895" w:rsidR="00816110" w:rsidRDefault="006C20BB" w:rsidP="0046304C">
            <w:r>
              <w:rPr>
                <w:rFonts w:hint="eastAsia"/>
              </w:rPr>
              <w:t>%x</w:t>
            </w:r>
          </w:p>
        </w:tc>
        <w:tc>
          <w:tcPr>
            <w:tcW w:w="4148" w:type="dxa"/>
          </w:tcPr>
          <w:p w14:paraId="2D7CD1F7" w14:textId="066FA8C8" w:rsidR="00816110" w:rsidRDefault="006C20BB" w:rsidP="0046304C">
            <w:r>
              <w:rPr>
                <w:rFonts w:hint="eastAsia"/>
              </w:rPr>
              <w:t>本地相应的日期表示</w:t>
            </w:r>
          </w:p>
        </w:tc>
      </w:tr>
      <w:tr w:rsidR="00816110" w14:paraId="1A13F5E9" w14:textId="77777777" w:rsidTr="00816110">
        <w:tc>
          <w:tcPr>
            <w:tcW w:w="4148" w:type="dxa"/>
          </w:tcPr>
          <w:p w14:paraId="2EC59B70" w14:textId="2459B6CD" w:rsidR="00816110" w:rsidRDefault="006C20BB" w:rsidP="0046304C">
            <w:r>
              <w:rPr>
                <w:rFonts w:hint="eastAsia"/>
              </w:rPr>
              <w:t>%</w:t>
            </w:r>
            <w:r>
              <w:t>X</w:t>
            </w:r>
          </w:p>
        </w:tc>
        <w:tc>
          <w:tcPr>
            <w:tcW w:w="4148" w:type="dxa"/>
          </w:tcPr>
          <w:p w14:paraId="6DE8E131" w14:textId="506C3AD7" w:rsidR="00816110" w:rsidRDefault="006C20BB" w:rsidP="0046304C">
            <w:r>
              <w:rPr>
                <w:rFonts w:hint="eastAsia"/>
              </w:rPr>
              <w:t>本地相应的时间表示</w:t>
            </w:r>
          </w:p>
        </w:tc>
      </w:tr>
      <w:tr w:rsidR="00816110" w14:paraId="0C17687A" w14:textId="77777777" w:rsidTr="00816110">
        <w:tc>
          <w:tcPr>
            <w:tcW w:w="4148" w:type="dxa"/>
          </w:tcPr>
          <w:p w14:paraId="0ACDAEB5" w14:textId="00ABE725" w:rsidR="00816110" w:rsidRDefault="006C20BB" w:rsidP="0046304C">
            <w:r>
              <w:rPr>
                <w:rFonts w:hint="eastAsia"/>
              </w:rPr>
              <w:t>%</w:t>
            </w:r>
            <w:r>
              <w:t>Z</w:t>
            </w:r>
          </w:p>
        </w:tc>
        <w:tc>
          <w:tcPr>
            <w:tcW w:w="4148" w:type="dxa"/>
          </w:tcPr>
          <w:p w14:paraId="0FB41F09" w14:textId="27DD6CDA" w:rsidR="00816110" w:rsidRDefault="00D05A37" w:rsidP="0046304C">
            <w:r>
              <w:rPr>
                <w:rFonts w:hint="eastAsia"/>
              </w:rPr>
              <w:t>当地时区的名称</w:t>
            </w:r>
          </w:p>
        </w:tc>
      </w:tr>
      <w:tr w:rsidR="00816110" w14:paraId="37BB6552" w14:textId="77777777" w:rsidTr="00816110">
        <w:tc>
          <w:tcPr>
            <w:tcW w:w="4148" w:type="dxa"/>
          </w:tcPr>
          <w:p w14:paraId="790FB961" w14:textId="6F5CCFFB" w:rsidR="00816110" w:rsidRDefault="006C20BB" w:rsidP="0046304C">
            <w:r>
              <w:rPr>
                <w:rFonts w:hint="eastAsia"/>
              </w:rPr>
              <w:t>%</w:t>
            </w:r>
            <w:r>
              <w:t>%</w:t>
            </w:r>
          </w:p>
        </w:tc>
        <w:tc>
          <w:tcPr>
            <w:tcW w:w="4148" w:type="dxa"/>
          </w:tcPr>
          <w:p w14:paraId="6B47ACC1" w14:textId="70B4BE42" w:rsidR="00816110" w:rsidRDefault="00D05A37" w:rsidP="0046304C">
            <w:r>
              <w:rPr>
                <w:rFonts w:hint="eastAsia"/>
              </w:rPr>
              <w:t>%</w:t>
            </w:r>
            <w:proofErr w:type="gramStart"/>
            <w:r>
              <w:rPr>
                <w:rFonts w:hint="eastAsia"/>
              </w:rPr>
              <w:t>号本身</w:t>
            </w:r>
            <w:proofErr w:type="gramEnd"/>
          </w:p>
        </w:tc>
      </w:tr>
    </w:tbl>
    <w:p w14:paraId="16D07868" w14:textId="2F3CABF6" w:rsidR="00816110" w:rsidRDefault="00D05A37" w:rsidP="0046304C">
      <w:r>
        <w:rPr>
          <w:rFonts w:hint="eastAsia"/>
        </w:rPr>
        <w:t>三种格式转换（时间戳是给机器，格式化是给人看，结构化是从给机器看的转化为给人看的过程）</w:t>
      </w:r>
    </w:p>
    <w:p w14:paraId="459DCD97" w14:textId="27ED5767" w:rsidR="00D05A37" w:rsidRDefault="00D05A37" w:rsidP="0046304C">
      <w:r>
        <w:rPr>
          <w:noProof/>
        </w:rPr>
        <w:drawing>
          <wp:inline distT="0" distB="0" distL="0" distR="0" wp14:anchorId="062DA827" wp14:editId="77C8DC62">
            <wp:extent cx="5274310" cy="218567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85670"/>
                    </a:xfrm>
                    <a:prstGeom prst="rect">
                      <a:avLst/>
                    </a:prstGeom>
                  </pic:spPr>
                </pic:pic>
              </a:graphicData>
            </a:graphic>
          </wp:inline>
        </w:drawing>
      </w:r>
    </w:p>
    <w:p w14:paraId="31530A1C" w14:textId="77777777" w:rsidR="00547819" w:rsidRPr="00547819" w:rsidRDefault="00547819" w:rsidP="0054781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547819">
        <w:rPr>
          <w:rFonts w:ascii="宋体" w:eastAsia="宋体" w:hAnsi="宋体" w:cs="宋体" w:hint="eastAsia"/>
          <w:color w:val="A9B7C6"/>
          <w:kern w:val="0"/>
          <w:sz w:val="24"/>
          <w:szCs w:val="24"/>
        </w:rPr>
        <w:br/>
      </w:r>
      <w:r w:rsidRPr="00547819">
        <w:rPr>
          <w:rFonts w:ascii="宋体" w:eastAsia="宋体" w:hAnsi="宋体" w:cs="宋体" w:hint="eastAsia"/>
          <w:color w:val="808080"/>
          <w:kern w:val="0"/>
          <w:sz w:val="24"/>
          <w:szCs w:val="24"/>
        </w:rPr>
        <w:t>#时间</w:t>
      </w:r>
      <w:proofErr w:type="gramStart"/>
      <w:r w:rsidRPr="00547819">
        <w:rPr>
          <w:rFonts w:ascii="宋体" w:eastAsia="宋体" w:hAnsi="宋体" w:cs="宋体" w:hint="eastAsia"/>
          <w:color w:val="808080"/>
          <w:kern w:val="0"/>
          <w:sz w:val="24"/>
          <w:szCs w:val="24"/>
        </w:rPr>
        <w:t>戳时间</w:t>
      </w:r>
      <w:proofErr w:type="gramEnd"/>
      <w:r w:rsidRPr="00547819">
        <w:rPr>
          <w:rFonts w:ascii="宋体" w:eastAsia="宋体" w:hAnsi="宋体" w:cs="宋体" w:hint="eastAsia"/>
          <w:color w:val="808080"/>
          <w:kern w:val="0"/>
          <w:sz w:val="24"/>
          <w:szCs w:val="24"/>
        </w:rPr>
        <w:br/>
        <w:t>#15000000000</w:t>
      </w:r>
      <w:r w:rsidRPr="00547819">
        <w:rPr>
          <w:rFonts w:ascii="宋体" w:eastAsia="宋体" w:hAnsi="宋体" w:cs="宋体" w:hint="eastAsia"/>
          <w:color w:val="808080"/>
          <w:kern w:val="0"/>
          <w:sz w:val="24"/>
          <w:szCs w:val="24"/>
        </w:rPr>
        <w:br/>
        <w:t>#结构化时间</w:t>
      </w:r>
      <w:r w:rsidRPr="00547819">
        <w:rPr>
          <w:rFonts w:ascii="宋体" w:eastAsia="宋体" w:hAnsi="宋体" w:cs="宋体" w:hint="eastAsia"/>
          <w:color w:val="808080"/>
          <w:kern w:val="0"/>
          <w:sz w:val="24"/>
          <w:szCs w:val="24"/>
        </w:rPr>
        <w:br/>
      </w:r>
      <w:r w:rsidRPr="00547819">
        <w:rPr>
          <w:rFonts w:ascii="宋体" w:eastAsia="宋体" w:hAnsi="宋体" w:cs="宋体" w:hint="eastAsia"/>
          <w:color w:val="A9B7C6"/>
          <w:kern w:val="0"/>
          <w:sz w:val="24"/>
          <w:szCs w:val="24"/>
        </w:rPr>
        <w:t>t1=time.localtime(</w:t>
      </w:r>
      <w:r w:rsidRPr="00547819">
        <w:rPr>
          <w:rFonts w:ascii="宋体" w:eastAsia="宋体" w:hAnsi="宋体" w:cs="宋体" w:hint="eastAsia"/>
          <w:color w:val="6897BB"/>
          <w:kern w:val="0"/>
          <w:sz w:val="24"/>
          <w:szCs w:val="24"/>
        </w:rPr>
        <w:t>1500000000</w:t>
      </w:r>
      <w:r w:rsidRPr="00547819">
        <w:rPr>
          <w:rFonts w:ascii="宋体" w:eastAsia="宋体" w:hAnsi="宋体" w:cs="宋体" w:hint="eastAsia"/>
          <w:color w:val="A9B7C6"/>
          <w:kern w:val="0"/>
          <w:sz w:val="24"/>
          <w:szCs w:val="24"/>
        </w:rPr>
        <w:t>)</w:t>
      </w:r>
      <w:r w:rsidRPr="00547819">
        <w:rPr>
          <w:rFonts w:ascii="宋体" w:eastAsia="宋体" w:hAnsi="宋体" w:cs="宋体" w:hint="eastAsia"/>
          <w:color w:val="A9B7C6"/>
          <w:kern w:val="0"/>
          <w:sz w:val="24"/>
          <w:szCs w:val="24"/>
        </w:rPr>
        <w:br/>
      </w:r>
      <w:r w:rsidRPr="00547819">
        <w:rPr>
          <w:rFonts w:ascii="宋体" w:eastAsia="宋体" w:hAnsi="宋体" w:cs="宋体" w:hint="eastAsia"/>
          <w:color w:val="8888C6"/>
          <w:kern w:val="0"/>
          <w:sz w:val="24"/>
          <w:szCs w:val="24"/>
        </w:rPr>
        <w:t>print</w:t>
      </w:r>
      <w:r w:rsidRPr="00547819">
        <w:rPr>
          <w:rFonts w:ascii="宋体" w:eastAsia="宋体" w:hAnsi="宋体" w:cs="宋体" w:hint="eastAsia"/>
          <w:color w:val="A9B7C6"/>
          <w:kern w:val="0"/>
          <w:sz w:val="24"/>
          <w:szCs w:val="24"/>
        </w:rPr>
        <w:t>(t1)</w:t>
      </w:r>
      <w:r w:rsidRPr="00547819">
        <w:rPr>
          <w:rFonts w:ascii="宋体" w:eastAsia="宋体" w:hAnsi="宋体" w:cs="宋体" w:hint="eastAsia"/>
          <w:color w:val="A9B7C6"/>
          <w:kern w:val="0"/>
          <w:sz w:val="24"/>
          <w:szCs w:val="24"/>
        </w:rPr>
        <w:br/>
      </w:r>
      <w:r w:rsidRPr="00547819">
        <w:rPr>
          <w:rFonts w:ascii="宋体" w:eastAsia="宋体" w:hAnsi="宋体" w:cs="宋体" w:hint="eastAsia"/>
          <w:color w:val="808080"/>
          <w:kern w:val="0"/>
          <w:sz w:val="24"/>
          <w:szCs w:val="24"/>
        </w:rPr>
        <w:t>#格式化时间</w:t>
      </w:r>
      <w:r w:rsidRPr="00547819">
        <w:rPr>
          <w:rFonts w:ascii="宋体" w:eastAsia="宋体" w:hAnsi="宋体" w:cs="宋体" w:hint="eastAsia"/>
          <w:color w:val="808080"/>
          <w:kern w:val="0"/>
          <w:sz w:val="24"/>
          <w:szCs w:val="24"/>
        </w:rPr>
        <w:br/>
      </w:r>
      <w:r w:rsidRPr="00547819">
        <w:rPr>
          <w:rFonts w:ascii="宋体" w:eastAsia="宋体" w:hAnsi="宋体" w:cs="宋体" w:hint="eastAsia"/>
          <w:color w:val="A9B7C6"/>
          <w:kern w:val="0"/>
          <w:sz w:val="24"/>
          <w:szCs w:val="24"/>
        </w:rPr>
        <w:t>t2=time.strftime(</w:t>
      </w:r>
      <w:r w:rsidRPr="00547819">
        <w:rPr>
          <w:rFonts w:ascii="宋体" w:eastAsia="宋体" w:hAnsi="宋体" w:cs="宋体" w:hint="eastAsia"/>
          <w:color w:val="6A8759"/>
          <w:kern w:val="0"/>
          <w:sz w:val="24"/>
          <w:szCs w:val="24"/>
        </w:rPr>
        <w:t>"%Y-%m-%d %H %S %M %b %a"</w:t>
      </w:r>
      <w:r w:rsidRPr="00547819">
        <w:rPr>
          <w:rFonts w:ascii="宋体" w:eastAsia="宋体" w:hAnsi="宋体" w:cs="宋体" w:hint="eastAsia"/>
          <w:color w:val="CC7832"/>
          <w:kern w:val="0"/>
          <w:sz w:val="24"/>
          <w:szCs w:val="24"/>
        </w:rPr>
        <w:t>,</w:t>
      </w:r>
      <w:r w:rsidRPr="00547819">
        <w:rPr>
          <w:rFonts w:ascii="宋体" w:eastAsia="宋体" w:hAnsi="宋体" w:cs="宋体" w:hint="eastAsia"/>
          <w:color w:val="A9B7C6"/>
          <w:kern w:val="0"/>
          <w:sz w:val="24"/>
          <w:szCs w:val="24"/>
        </w:rPr>
        <w:t>t1)</w:t>
      </w:r>
      <w:r w:rsidRPr="00547819">
        <w:rPr>
          <w:rFonts w:ascii="宋体" w:eastAsia="宋体" w:hAnsi="宋体" w:cs="宋体" w:hint="eastAsia"/>
          <w:color w:val="A9B7C6"/>
          <w:kern w:val="0"/>
          <w:sz w:val="24"/>
          <w:szCs w:val="24"/>
        </w:rPr>
        <w:br/>
      </w:r>
      <w:r w:rsidRPr="00547819">
        <w:rPr>
          <w:rFonts w:ascii="宋体" w:eastAsia="宋体" w:hAnsi="宋体" w:cs="宋体" w:hint="eastAsia"/>
          <w:color w:val="8888C6"/>
          <w:kern w:val="0"/>
          <w:sz w:val="24"/>
          <w:szCs w:val="24"/>
        </w:rPr>
        <w:t>print</w:t>
      </w:r>
      <w:r w:rsidRPr="00547819">
        <w:rPr>
          <w:rFonts w:ascii="宋体" w:eastAsia="宋体" w:hAnsi="宋体" w:cs="宋体" w:hint="eastAsia"/>
          <w:color w:val="A9B7C6"/>
          <w:kern w:val="0"/>
          <w:sz w:val="24"/>
          <w:szCs w:val="24"/>
        </w:rPr>
        <w:t>(t2)</w:t>
      </w:r>
      <w:r w:rsidRPr="00547819">
        <w:rPr>
          <w:rFonts w:ascii="宋体" w:eastAsia="宋体" w:hAnsi="宋体" w:cs="宋体" w:hint="eastAsia"/>
          <w:color w:val="A9B7C6"/>
          <w:kern w:val="0"/>
          <w:sz w:val="24"/>
          <w:szCs w:val="24"/>
        </w:rPr>
        <w:br/>
      </w:r>
      <w:r w:rsidRPr="00547819">
        <w:rPr>
          <w:rFonts w:ascii="宋体" w:eastAsia="宋体" w:hAnsi="宋体" w:cs="宋体" w:hint="eastAsia"/>
          <w:color w:val="808080"/>
          <w:kern w:val="0"/>
          <w:sz w:val="24"/>
          <w:szCs w:val="24"/>
        </w:rPr>
        <w:t>#结构化时间</w:t>
      </w:r>
      <w:r w:rsidRPr="00547819">
        <w:rPr>
          <w:rFonts w:ascii="宋体" w:eastAsia="宋体" w:hAnsi="宋体" w:cs="宋体" w:hint="eastAsia"/>
          <w:color w:val="808080"/>
          <w:kern w:val="0"/>
          <w:sz w:val="24"/>
          <w:szCs w:val="24"/>
        </w:rPr>
        <w:br/>
      </w:r>
      <w:r w:rsidRPr="00547819">
        <w:rPr>
          <w:rFonts w:ascii="宋体" w:eastAsia="宋体" w:hAnsi="宋体" w:cs="宋体" w:hint="eastAsia"/>
          <w:color w:val="A9B7C6"/>
          <w:kern w:val="0"/>
          <w:sz w:val="24"/>
          <w:szCs w:val="24"/>
        </w:rPr>
        <w:lastRenderedPageBreak/>
        <w:t>t3=time.strptime(t2</w:t>
      </w:r>
      <w:r w:rsidRPr="00547819">
        <w:rPr>
          <w:rFonts w:ascii="宋体" w:eastAsia="宋体" w:hAnsi="宋体" w:cs="宋体" w:hint="eastAsia"/>
          <w:color w:val="CC7832"/>
          <w:kern w:val="0"/>
          <w:sz w:val="24"/>
          <w:szCs w:val="24"/>
        </w:rPr>
        <w:t>,</w:t>
      </w:r>
      <w:r w:rsidRPr="00547819">
        <w:rPr>
          <w:rFonts w:ascii="宋体" w:eastAsia="宋体" w:hAnsi="宋体" w:cs="宋体" w:hint="eastAsia"/>
          <w:color w:val="6A8759"/>
          <w:kern w:val="0"/>
          <w:sz w:val="24"/>
          <w:szCs w:val="24"/>
        </w:rPr>
        <w:t>"%Y-%m-%d %H %S %M %b %a"</w:t>
      </w:r>
      <w:r w:rsidRPr="00547819">
        <w:rPr>
          <w:rFonts w:ascii="宋体" w:eastAsia="宋体" w:hAnsi="宋体" w:cs="宋体" w:hint="eastAsia"/>
          <w:color w:val="A9B7C6"/>
          <w:kern w:val="0"/>
          <w:sz w:val="24"/>
          <w:szCs w:val="24"/>
        </w:rPr>
        <w:t>)</w:t>
      </w:r>
      <w:r w:rsidRPr="00547819">
        <w:rPr>
          <w:rFonts w:ascii="宋体" w:eastAsia="宋体" w:hAnsi="宋体" w:cs="宋体" w:hint="eastAsia"/>
          <w:color w:val="A9B7C6"/>
          <w:kern w:val="0"/>
          <w:sz w:val="24"/>
          <w:szCs w:val="24"/>
        </w:rPr>
        <w:br/>
      </w:r>
      <w:r w:rsidRPr="00547819">
        <w:rPr>
          <w:rFonts w:ascii="宋体" w:eastAsia="宋体" w:hAnsi="宋体" w:cs="宋体" w:hint="eastAsia"/>
          <w:color w:val="8888C6"/>
          <w:kern w:val="0"/>
          <w:sz w:val="24"/>
          <w:szCs w:val="24"/>
        </w:rPr>
        <w:t>print</w:t>
      </w:r>
      <w:r w:rsidRPr="00547819">
        <w:rPr>
          <w:rFonts w:ascii="宋体" w:eastAsia="宋体" w:hAnsi="宋体" w:cs="宋体" w:hint="eastAsia"/>
          <w:color w:val="A9B7C6"/>
          <w:kern w:val="0"/>
          <w:sz w:val="24"/>
          <w:szCs w:val="24"/>
        </w:rPr>
        <w:t>(t3)</w:t>
      </w:r>
      <w:r w:rsidRPr="00547819">
        <w:rPr>
          <w:rFonts w:ascii="宋体" w:eastAsia="宋体" w:hAnsi="宋体" w:cs="宋体" w:hint="eastAsia"/>
          <w:color w:val="A9B7C6"/>
          <w:kern w:val="0"/>
          <w:sz w:val="24"/>
          <w:szCs w:val="24"/>
        </w:rPr>
        <w:br/>
      </w:r>
      <w:r w:rsidRPr="00547819">
        <w:rPr>
          <w:rFonts w:ascii="宋体" w:eastAsia="宋体" w:hAnsi="宋体" w:cs="宋体" w:hint="eastAsia"/>
          <w:color w:val="808080"/>
          <w:kern w:val="0"/>
          <w:sz w:val="24"/>
          <w:szCs w:val="24"/>
        </w:rPr>
        <w:t>#时间</w:t>
      </w:r>
      <w:proofErr w:type="gramStart"/>
      <w:r w:rsidRPr="00547819">
        <w:rPr>
          <w:rFonts w:ascii="宋体" w:eastAsia="宋体" w:hAnsi="宋体" w:cs="宋体" w:hint="eastAsia"/>
          <w:color w:val="808080"/>
          <w:kern w:val="0"/>
          <w:sz w:val="24"/>
          <w:szCs w:val="24"/>
        </w:rPr>
        <w:t>戳时间</w:t>
      </w:r>
      <w:proofErr w:type="gramEnd"/>
      <w:r w:rsidRPr="00547819">
        <w:rPr>
          <w:rFonts w:ascii="宋体" w:eastAsia="宋体" w:hAnsi="宋体" w:cs="宋体" w:hint="eastAsia"/>
          <w:color w:val="808080"/>
          <w:kern w:val="0"/>
          <w:sz w:val="24"/>
          <w:szCs w:val="24"/>
        </w:rPr>
        <w:br/>
      </w:r>
      <w:r w:rsidRPr="00547819">
        <w:rPr>
          <w:rFonts w:ascii="宋体" w:eastAsia="宋体" w:hAnsi="宋体" w:cs="宋体" w:hint="eastAsia"/>
          <w:color w:val="A9B7C6"/>
          <w:kern w:val="0"/>
          <w:sz w:val="24"/>
          <w:szCs w:val="24"/>
        </w:rPr>
        <w:t>t4=time.mktime(t3)</w:t>
      </w:r>
      <w:r w:rsidRPr="00547819">
        <w:rPr>
          <w:rFonts w:ascii="宋体" w:eastAsia="宋体" w:hAnsi="宋体" w:cs="宋体" w:hint="eastAsia"/>
          <w:color w:val="A9B7C6"/>
          <w:kern w:val="0"/>
          <w:sz w:val="24"/>
          <w:szCs w:val="24"/>
        </w:rPr>
        <w:br/>
      </w:r>
      <w:r w:rsidRPr="00547819">
        <w:rPr>
          <w:rFonts w:ascii="宋体" w:eastAsia="宋体" w:hAnsi="宋体" w:cs="宋体" w:hint="eastAsia"/>
          <w:color w:val="8888C6"/>
          <w:kern w:val="0"/>
          <w:sz w:val="24"/>
          <w:szCs w:val="24"/>
        </w:rPr>
        <w:t>print</w:t>
      </w:r>
      <w:r w:rsidRPr="00547819">
        <w:rPr>
          <w:rFonts w:ascii="宋体" w:eastAsia="宋体" w:hAnsi="宋体" w:cs="宋体" w:hint="eastAsia"/>
          <w:color w:val="A9B7C6"/>
          <w:kern w:val="0"/>
          <w:sz w:val="24"/>
          <w:szCs w:val="24"/>
        </w:rPr>
        <w:t>(t4)</w:t>
      </w:r>
    </w:p>
    <w:p w14:paraId="573ECD1A" w14:textId="6E88F61F" w:rsidR="00F23208" w:rsidRDefault="00A811AD" w:rsidP="00A811AD">
      <w:pPr>
        <w:pStyle w:val="2"/>
      </w:pPr>
      <w:r>
        <w:rPr>
          <w:rFonts w:hint="eastAsia"/>
        </w:rPr>
        <w:t>day</w:t>
      </w:r>
      <w:r>
        <w:t>27-04(</w:t>
      </w:r>
      <w:r>
        <w:rPr>
          <w:rFonts w:hint="eastAsia"/>
        </w:rPr>
        <w:t>时间模块练习题</w:t>
      </w:r>
      <w:r>
        <w:t>)</w:t>
      </w:r>
    </w:p>
    <w:p w14:paraId="4853A8C5" w14:textId="77777777" w:rsidR="00A811AD" w:rsidRPr="00A811AD" w:rsidRDefault="00A811AD" w:rsidP="00A811A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A811AD">
        <w:rPr>
          <w:rFonts w:ascii="宋体" w:eastAsia="宋体" w:hAnsi="宋体" w:cs="宋体" w:hint="eastAsia"/>
          <w:color w:val="808080"/>
          <w:kern w:val="0"/>
          <w:sz w:val="24"/>
          <w:szCs w:val="24"/>
        </w:rPr>
        <w:t>#计算本月一号的时间</w:t>
      </w:r>
      <w:proofErr w:type="gramStart"/>
      <w:r w:rsidRPr="00A811AD">
        <w:rPr>
          <w:rFonts w:ascii="宋体" w:eastAsia="宋体" w:hAnsi="宋体" w:cs="宋体" w:hint="eastAsia"/>
          <w:color w:val="808080"/>
          <w:kern w:val="0"/>
          <w:sz w:val="24"/>
          <w:szCs w:val="24"/>
        </w:rPr>
        <w:t>戳时间</w:t>
      </w:r>
      <w:proofErr w:type="gramEnd"/>
      <w:r w:rsidRPr="00A811AD">
        <w:rPr>
          <w:rFonts w:ascii="宋体" w:eastAsia="宋体" w:hAnsi="宋体" w:cs="宋体" w:hint="eastAsia"/>
          <w:color w:val="808080"/>
          <w:kern w:val="0"/>
          <w:sz w:val="24"/>
          <w:szCs w:val="24"/>
        </w:rPr>
        <w:br/>
      </w:r>
      <w:r w:rsidRPr="00A811AD">
        <w:rPr>
          <w:rFonts w:ascii="宋体" w:eastAsia="宋体" w:hAnsi="宋体" w:cs="宋体" w:hint="eastAsia"/>
          <w:color w:val="A9B7C6"/>
          <w:kern w:val="0"/>
          <w:sz w:val="24"/>
          <w:szCs w:val="24"/>
        </w:rPr>
        <w:t>t1=time.localtime()</w:t>
      </w:r>
      <w:r w:rsidRPr="00A811AD">
        <w:rPr>
          <w:rFonts w:ascii="宋体" w:eastAsia="宋体" w:hAnsi="宋体" w:cs="宋体" w:hint="eastAsia"/>
          <w:color w:val="A9B7C6"/>
          <w:kern w:val="0"/>
          <w:sz w:val="24"/>
          <w:szCs w:val="24"/>
        </w:rPr>
        <w:br/>
        <w:t>t2=time.strftime(</w:t>
      </w:r>
      <w:r w:rsidRPr="00A811AD">
        <w:rPr>
          <w:rFonts w:ascii="宋体" w:eastAsia="宋体" w:hAnsi="宋体" w:cs="宋体" w:hint="eastAsia"/>
          <w:color w:val="6A8759"/>
          <w:kern w:val="0"/>
          <w:sz w:val="24"/>
          <w:szCs w:val="24"/>
        </w:rPr>
        <w:t>"%Y-%m</w:t>
      </w:r>
      <w:proofErr w:type="gramStart"/>
      <w:r w:rsidRPr="00A811AD">
        <w:rPr>
          <w:rFonts w:ascii="宋体" w:eastAsia="宋体" w:hAnsi="宋体" w:cs="宋体" w:hint="eastAsia"/>
          <w:color w:val="6A8759"/>
          <w:kern w:val="0"/>
          <w:sz w:val="24"/>
          <w:szCs w:val="24"/>
        </w:rPr>
        <w:t>"</w:t>
      </w:r>
      <w:r w:rsidRPr="00A811AD">
        <w:rPr>
          <w:rFonts w:ascii="宋体" w:eastAsia="宋体" w:hAnsi="宋体" w:cs="宋体" w:hint="eastAsia"/>
          <w:color w:val="CC7832"/>
          <w:kern w:val="0"/>
          <w:sz w:val="24"/>
          <w:szCs w:val="24"/>
        </w:rPr>
        <w:t>,</w:t>
      </w:r>
      <w:r w:rsidRPr="00A811AD">
        <w:rPr>
          <w:rFonts w:ascii="宋体" w:eastAsia="宋体" w:hAnsi="宋体" w:cs="宋体" w:hint="eastAsia"/>
          <w:color w:val="A9B7C6"/>
          <w:kern w:val="0"/>
          <w:sz w:val="24"/>
          <w:szCs w:val="24"/>
        </w:rPr>
        <w:t>t</w:t>
      </w:r>
      <w:proofErr w:type="gramEnd"/>
      <w:r w:rsidRPr="00A811AD">
        <w:rPr>
          <w:rFonts w:ascii="宋体" w:eastAsia="宋体" w:hAnsi="宋体" w:cs="宋体" w:hint="eastAsia"/>
          <w:color w:val="A9B7C6"/>
          <w:kern w:val="0"/>
          <w:sz w:val="24"/>
          <w:szCs w:val="24"/>
        </w:rPr>
        <w:t>1)</w:t>
      </w:r>
      <w:r w:rsidRPr="00A811AD">
        <w:rPr>
          <w:rFonts w:ascii="宋体" w:eastAsia="宋体" w:hAnsi="宋体" w:cs="宋体" w:hint="eastAsia"/>
          <w:color w:val="A9B7C6"/>
          <w:kern w:val="0"/>
          <w:sz w:val="24"/>
          <w:szCs w:val="24"/>
        </w:rPr>
        <w:br/>
        <w:t>t2+=</w:t>
      </w:r>
      <w:r w:rsidRPr="00A811AD">
        <w:rPr>
          <w:rFonts w:ascii="宋体" w:eastAsia="宋体" w:hAnsi="宋体" w:cs="宋体" w:hint="eastAsia"/>
          <w:color w:val="6A8759"/>
          <w:kern w:val="0"/>
          <w:sz w:val="24"/>
          <w:szCs w:val="24"/>
        </w:rPr>
        <w:t>"-01"</w:t>
      </w:r>
      <w:r w:rsidRPr="00A811AD">
        <w:rPr>
          <w:rFonts w:ascii="宋体" w:eastAsia="宋体" w:hAnsi="宋体" w:cs="宋体" w:hint="eastAsia"/>
          <w:color w:val="6A8759"/>
          <w:kern w:val="0"/>
          <w:sz w:val="24"/>
          <w:szCs w:val="24"/>
        </w:rPr>
        <w:br/>
      </w:r>
      <w:r w:rsidRPr="00A811AD">
        <w:rPr>
          <w:rFonts w:ascii="宋体" w:eastAsia="宋体" w:hAnsi="宋体" w:cs="宋体" w:hint="eastAsia"/>
          <w:color w:val="A9B7C6"/>
          <w:kern w:val="0"/>
          <w:sz w:val="24"/>
          <w:szCs w:val="24"/>
        </w:rPr>
        <w:t>t3=time.strptime(t2</w:t>
      </w:r>
      <w:r w:rsidRPr="00A811AD">
        <w:rPr>
          <w:rFonts w:ascii="宋体" w:eastAsia="宋体" w:hAnsi="宋体" w:cs="宋体" w:hint="eastAsia"/>
          <w:color w:val="CC7832"/>
          <w:kern w:val="0"/>
          <w:sz w:val="24"/>
          <w:szCs w:val="24"/>
        </w:rPr>
        <w:t>,</w:t>
      </w:r>
      <w:r w:rsidRPr="00A811AD">
        <w:rPr>
          <w:rFonts w:ascii="宋体" w:eastAsia="宋体" w:hAnsi="宋体" w:cs="宋体" w:hint="eastAsia"/>
          <w:color w:val="6A8759"/>
          <w:kern w:val="0"/>
          <w:sz w:val="24"/>
          <w:szCs w:val="24"/>
        </w:rPr>
        <w:t>"%Y-%m-%d"</w:t>
      </w:r>
      <w:r w:rsidRPr="00A811AD">
        <w:rPr>
          <w:rFonts w:ascii="宋体" w:eastAsia="宋体" w:hAnsi="宋体" w:cs="宋体" w:hint="eastAsia"/>
          <w:color w:val="A9B7C6"/>
          <w:kern w:val="0"/>
          <w:sz w:val="24"/>
          <w:szCs w:val="24"/>
        </w:rPr>
        <w:t>)</w:t>
      </w:r>
      <w:r w:rsidRPr="00A811AD">
        <w:rPr>
          <w:rFonts w:ascii="宋体" w:eastAsia="宋体" w:hAnsi="宋体" w:cs="宋体" w:hint="eastAsia"/>
          <w:color w:val="A9B7C6"/>
          <w:kern w:val="0"/>
          <w:sz w:val="24"/>
          <w:szCs w:val="24"/>
        </w:rPr>
        <w:br/>
      </w:r>
      <w:r w:rsidRPr="00A811AD">
        <w:rPr>
          <w:rFonts w:ascii="宋体" w:eastAsia="宋体" w:hAnsi="宋体" w:cs="宋体" w:hint="eastAsia"/>
          <w:color w:val="8888C6"/>
          <w:kern w:val="0"/>
          <w:sz w:val="24"/>
          <w:szCs w:val="24"/>
        </w:rPr>
        <w:t>print</w:t>
      </w:r>
      <w:r w:rsidRPr="00A811AD">
        <w:rPr>
          <w:rFonts w:ascii="宋体" w:eastAsia="宋体" w:hAnsi="宋体" w:cs="宋体" w:hint="eastAsia"/>
          <w:color w:val="A9B7C6"/>
          <w:kern w:val="0"/>
          <w:sz w:val="24"/>
          <w:szCs w:val="24"/>
        </w:rPr>
        <w:t>(t3)</w:t>
      </w:r>
      <w:r w:rsidRPr="00A811AD">
        <w:rPr>
          <w:rFonts w:ascii="宋体" w:eastAsia="宋体" w:hAnsi="宋体" w:cs="宋体" w:hint="eastAsia"/>
          <w:color w:val="A9B7C6"/>
          <w:kern w:val="0"/>
          <w:sz w:val="24"/>
          <w:szCs w:val="24"/>
        </w:rPr>
        <w:br/>
        <w:t>t4=time.mktime(t3)</w:t>
      </w:r>
      <w:r w:rsidRPr="00A811AD">
        <w:rPr>
          <w:rFonts w:ascii="宋体" w:eastAsia="宋体" w:hAnsi="宋体" w:cs="宋体" w:hint="eastAsia"/>
          <w:color w:val="A9B7C6"/>
          <w:kern w:val="0"/>
          <w:sz w:val="24"/>
          <w:szCs w:val="24"/>
        </w:rPr>
        <w:br/>
      </w:r>
      <w:r w:rsidRPr="00A811AD">
        <w:rPr>
          <w:rFonts w:ascii="宋体" w:eastAsia="宋体" w:hAnsi="宋体" w:cs="宋体" w:hint="eastAsia"/>
          <w:color w:val="8888C6"/>
          <w:kern w:val="0"/>
          <w:sz w:val="24"/>
          <w:szCs w:val="24"/>
        </w:rPr>
        <w:t>print</w:t>
      </w:r>
      <w:r w:rsidRPr="00A811AD">
        <w:rPr>
          <w:rFonts w:ascii="宋体" w:eastAsia="宋体" w:hAnsi="宋体" w:cs="宋体" w:hint="eastAsia"/>
          <w:color w:val="A9B7C6"/>
          <w:kern w:val="0"/>
          <w:sz w:val="24"/>
          <w:szCs w:val="24"/>
        </w:rPr>
        <w:t>(t4)</w:t>
      </w:r>
    </w:p>
    <w:p w14:paraId="1756F8FA" w14:textId="7468E16C" w:rsidR="00A811AD" w:rsidRDefault="00881650" w:rsidP="0046304C">
      <w:r>
        <w:rPr>
          <w:rFonts w:hint="eastAsia"/>
        </w:rPr>
        <w:t>作业计算两个时间差（两个格式化的时间差）</w:t>
      </w:r>
    </w:p>
    <w:p w14:paraId="769CCFA9" w14:textId="3025DA0E" w:rsidR="00881650" w:rsidRDefault="00881650" w:rsidP="00881650">
      <w:pPr>
        <w:pStyle w:val="2"/>
      </w:pPr>
      <w:r>
        <w:rPr>
          <w:rFonts w:hint="eastAsia"/>
        </w:rPr>
        <w:t>day</w:t>
      </w:r>
      <w:r>
        <w:t>27-05(sys</w:t>
      </w:r>
      <w:r>
        <w:rPr>
          <w:rFonts w:hint="eastAsia"/>
        </w:rPr>
        <w:t>模块</w:t>
      </w:r>
      <w:r>
        <w:t>)</w:t>
      </w:r>
    </w:p>
    <w:p w14:paraId="107ECAEE" w14:textId="77777777" w:rsidR="00881650" w:rsidRPr="00881650" w:rsidRDefault="00881650" w:rsidP="008816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881650">
        <w:rPr>
          <w:rFonts w:ascii="宋体" w:eastAsia="宋体" w:hAnsi="宋体" w:cs="宋体" w:hint="eastAsia"/>
          <w:color w:val="CC7832"/>
          <w:kern w:val="0"/>
          <w:sz w:val="24"/>
          <w:szCs w:val="24"/>
        </w:rPr>
        <w:t xml:space="preserve">import </w:t>
      </w:r>
      <w:r w:rsidRPr="00881650">
        <w:rPr>
          <w:rFonts w:ascii="宋体" w:eastAsia="宋体" w:hAnsi="宋体" w:cs="宋体" w:hint="eastAsia"/>
          <w:color w:val="A9B7C6"/>
          <w:kern w:val="0"/>
          <w:sz w:val="24"/>
          <w:szCs w:val="24"/>
        </w:rPr>
        <w:t xml:space="preserve">sys </w:t>
      </w:r>
      <w:r w:rsidRPr="00881650">
        <w:rPr>
          <w:rFonts w:ascii="宋体" w:eastAsia="宋体" w:hAnsi="宋体" w:cs="宋体" w:hint="eastAsia"/>
          <w:color w:val="808080"/>
          <w:kern w:val="0"/>
          <w:sz w:val="24"/>
          <w:szCs w:val="24"/>
        </w:rPr>
        <w:t>#和python解释器打交道</w:t>
      </w:r>
      <w:r w:rsidRPr="00881650">
        <w:rPr>
          <w:rFonts w:ascii="宋体" w:eastAsia="宋体" w:hAnsi="宋体" w:cs="宋体" w:hint="eastAsia"/>
          <w:color w:val="808080"/>
          <w:kern w:val="0"/>
          <w:sz w:val="24"/>
          <w:szCs w:val="24"/>
        </w:rPr>
        <w:br/>
      </w:r>
      <w:r w:rsidRPr="00881650">
        <w:rPr>
          <w:rFonts w:ascii="宋体" w:eastAsia="宋体" w:hAnsi="宋体" w:cs="宋体" w:hint="eastAsia"/>
          <w:color w:val="8888C6"/>
          <w:kern w:val="0"/>
          <w:sz w:val="24"/>
          <w:szCs w:val="24"/>
        </w:rPr>
        <w:t>print</w:t>
      </w:r>
      <w:r w:rsidRPr="00881650">
        <w:rPr>
          <w:rFonts w:ascii="宋体" w:eastAsia="宋体" w:hAnsi="宋体" w:cs="宋体" w:hint="eastAsia"/>
          <w:color w:val="A9B7C6"/>
          <w:kern w:val="0"/>
          <w:sz w:val="24"/>
          <w:szCs w:val="24"/>
        </w:rPr>
        <w:t>(sys.path)</w:t>
      </w:r>
      <w:r w:rsidRPr="00881650">
        <w:rPr>
          <w:rFonts w:ascii="宋体" w:eastAsia="宋体" w:hAnsi="宋体" w:cs="宋体" w:hint="eastAsia"/>
          <w:color w:val="808080"/>
          <w:kern w:val="0"/>
          <w:sz w:val="24"/>
          <w:szCs w:val="24"/>
        </w:rPr>
        <w:t>#寻找模块的路径</w:t>
      </w:r>
      <w:r w:rsidRPr="00881650">
        <w:rPr>
          <w:rFonts w:ascii="宋体" w:eastAsia="宋体" w:hAnsi="宋体" w:cs="宋体" w:hint="eastAsia"/>
          <w:color w:val="808080"/>
          <w:kern w:val="0"/>
          <w:sz w:val="24"/>
          <w:szCs w:val="24"/>
        </w:rPr>
        <w:br/>
      </w:r>
      <w:r w:rsidRPr="00881650">
        <w:rPr>
          <w:rFonts w:ascii="宋体" w:eastAsia="宋体" w:hAnsi="宋体" w:cs="宋体" w:hint="eastAsia"/>
          <w:color w:val="8888C6"/>
          <w:kern w:val="0"/>
          <w:sz w:val="24"/>
          <w:szCs w:val="24"/>
        </w:rPr>
        <w:t>print</w:t>
      </w:r>
      <w:r w:rsidRPr="00881650">
        <w:rPr>
          <w:rFonts w:ascii="宋体" w:eastAsia="宋体" w:hAnsi="宋体" w:cs="宋体" w:hint="eastAsia"/>
          <w:color w:val="A9B7C6"/>
          <w:kern w:val="0"/>
          <w:sz w:val="24"/>
          <w:szCs w:val="24"/>
        </w:rPr>
        <w:t>(sys.modules)</w:t>
      </w:r>
      <w:r w:rsidRPr="00881650">
        <w:rPr>
          <w:rFonts w:ascii="宋体" w:eastAsia="宋体" w:hAnsi="宋体" w:cs="宋体" w:hint="eastAsia"/>
          <w:color w:val="808080"/>
          <w:kern w:val="0"/>
          <w:sz w:val="24"/>
          <w:szCs w:val="24"/>
        </w:rPr>
        <w:t>#存放了多少个模块路径</w:t>
      </w:r>
      <w:r w:rsidRPr="00881650">
        <w:rPr>
          <w:rFonts w:ascii="宋体" w:eastAsia="宋体" w:hAnsi="宋体" w:cs="宋体" w:hint="eastAsia"/>
          <w:color w:val="808080"/>
          <w:kern w:val="0"/>
          <w:sz w:val="24"/>
          <w:szCs w:val="24"/>
        </w:rPr>
        <w:br/>
      </w:r>
      <w:r w:rsidRPr="00881650">
        <w:rPr>
          <w:rFonts w:ascii="宋体" w:eastAsia="宋体" w:hAnsi="宋体" w:cs="宋体" w:hint="eastAsia"/>
          <w:color w:val="8888C6"/>
          <w:kern w:val="0"/>
          <w:sz w:val="24"/>
          <w:szCs w:val="24"/>
        </w:rPr>
        <w:t>print</w:t>
      </w:r>
      <w:r w:rsidRPr="00881650">
        <w:rPr>
          <w:rFonts w:ascii="宋体" w:eastAsia="宋体" w:hAnsi="宋体" w:cs="宋体" w:hint="eastAsia"/>
          <w:color w:val="A9B7C6"/>
          <w:kern w:val="0"/>
          <w:sz w:val="24"/>
          <w:szCs w:val="24"/>
        </w:rPr>
        <w:t>(sys.platform)</w:t>
      </w:r>
      <w:r w:rsidRPr="00881650">
        <w:rPr>
          <w:rFonts w:ascii="宋体" w:eastAsia="宋体" w:hAnsi="宋体" w:cs="宋体" w:hint="eastAsia"/>
          <w:color w:val="808080"/>
          <w:kern w:val="0"/>
          <w:sz w:val="24"/>
          <w:szCs w:val="24"/>
        </w:rPr>
        <w:t>#win32</w:t>
      </w:r>
      <w:r w:rsidRPr="00881650">
        <w:rPr>
          <w:rFonts w:ascii="宋体" w:eastAsia="宋体" w:hAnsi="宋体" w:cs="宋体" w:hint="eastAsia"/>
          <w:color w:val="808080"/>
          <w:kern w:val="0"/>
          <w:sz w:val="24"/>
          <w:szCs w:val="24"/>
        </w:rPr>
        <w:br/>
      </w:r>
      <w:r w:rsidRPr="00881650">
        <w:rPr>
          <w:rFonts w:ascii="宋体" w:eastAsia="宋体" w:hAnsi="宋体" w:cs="宋体" w:hint="eastAsia"/>
          <w:color w:val="808080"/>
          <w:kern w:val="0"/>
          <w:sz w:val="24"/>
          <w:szCs w:val="24"/>
          <w:highlight w:val="cyan"/>
        </w:rPr>
        <w:t>#sys.</w:t>
      </w:r>
      <w:proofErr w:type="gramStart"/>
      <w:r w:rsidRPr="00881650">
        <w:rPr>
          <w:rFonts w:ascii="宋体" w:eastAsia="宋体" w:hAnsi="宋体" w:cs="宋体" w:hint="eastAsia"/>
          <w:color w:val="808080"/>
          <w:kern w:val="0"/>
          <w:sz w:val="24"/>
          <w:szCs w:val="24"/>
          <w:highlight w:val="cyan"/>
        </w:rPr>
        <w:t>exit(</w:t>
      </w:r>
      <w:proofErr w:type="gramEnd"/>
      <w:r w:rsidRPr="00881650">
        <w:rPr>
          <w:rFonts w:ascii="宋体" w:eastAsia="宋体" w:hAnsi="宋体" w:cs="宋体" w:hint="eastAsia"/>
          <w:color w:val="808080"/>
          <w:kern w:val="0"/>
          <w:sz w:val="24"/>
          <w:szCs w:val="24"/>
          <w:highlight w:val="cyan"/>
        </w:rPr>
        <w:t>)</w:t>
      </w:r>
    </w:p>
    <w:p w14:paraId="372B28BF" w14:textId="77777777" w:rsidR="00881650" w:rsidRPr="00881650" w:rsidRDefault="00881650" w:rsidP="00881650"/>
    <w:p w14:paraId="5F489834" w14:textId="257E700A" w:rsidR="00881650" w:rsidRDefault="00881650" w:rsidP="0046304C">
      <w:r>
        <w:rPr>
          <w:noProof/>
        </w:rPr>
        <w:drawing>
          <wp:inline distT="0" distB="0" distL="0" distR="0" wp14:anchorId="1B94380E" wp14:editId="573F3D77">
            <wp:extent cx="5274310" cy="77152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771525"/>
                    </a:xfrm>
                    <a:prstGeom prst="rect">
                      <a:avLst/>
                    </a:prstGeom>
                  </pic:spPr>
                </pic:pic>
              </a:graphicData>
            </a:graphic>
          </wp:inline>
        </w:drawing>
      </w:r>
    </w:p>
    <w:p w14:paraId="2C09C260" w14:textId="77777777" w:rsidR="00D01D9F" w:rsidRPr="00D01D9F" w:rsidRDefault="00D01D9F" w:rsidP="00D01D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D01D9F">
        <w:rPr>
          <w:rFonts w:ascii="宋体" w:eastAsia="宋体" w:hAnsi="宋体" w:cs="宋体" w:hint="eastAsia"/>
          <w:color w:val="808080"/>
          <w:kern w:val="0"/>
          <w:sz w:val="24"/>
          <w:szCs w:val="24"/>
        </w:rPr>
        <w:t>#第一元素  是执行这个文件的时候 写在python命令后的第一个值</w:t>
      </w:r>
      <w:r w:rsidRPr="00D01D9F">
        <w:rPr>
          <w:rFonts w:ascii="宋体" w:eastAsia="宋体" w:hAnsi="宋体" w:cs="宋体" w:hint="eastAsia"/>
          <w:color w:val="808080"/>
          <w:kern w:val="0"/>
          <w:sz w:val="24"/>
          <w:szCs w:val="24"/>
        </w:rPr>
        <w:br/>
      </w:r>
      <w:r w:rsidRPr="00D01D9F">
        <w:rPr>
          <w:rFonts w:ascii="宋体" w:eastAsia="宋体" w:hAnsi="宋体" w:cs="宋体" w:hint="eastAsia"/>
          <w:color w:val="A9B7C6"/>
          <w:kern w:val="0"/>
          <w:sz w:val="24"/>
          <w:szCs w:val="24"/>
        </w:rPr>
        <w:t>arg0=sys.argv[</w:t>
      </w:r>
      <w:r w:rsidRPr="00D01D9F">
        <w:rPr>
          <w:rFonts w:ascii="宋体" w:eastAsia="宋体" w:hAnsi="宋体" w:cs="宋体" w:hint="eastAsia"/>
          <w:color w:val="6897BB"/>
          <w:kern w:val="0"/>
          <w:sz w:val="24"/>
          <w:szCs w:val="24"/>
        </w:rPr>
        <w:t>1</w:t>
      </w:r>
      <w:r w:rsidRPr="00D01D9F">
        <w:rPr>
          <w:rFonts w:ascii="宋体" w:eastAsia="宋体" w:hAnsi="宋体" w:cs="宋体" w:hint="eastAsia"/>
          <w:color w:val="A9B7C6"/>
          <w:kern w:val="0"/>
          <w:sz w:val="24"/>
          <w:szCs w:val="24"/>
        </w:rPr>
        <w:t>]</w:t>
      </w:r>
      <w:r w:rsidRPr="00D01D9F">
        <w:rPr>
          <w:rFonts w:ascii="宋体" w:eastAsia="宋体" w:hAnsi="宋体" w:cs="宋体" w:hint="eastAsia"/>
          <w:color w:val="A9B7C6"/>
          <w:kern w:val="0"/>
          <w:sz w:val="24"/>
          <w:szCs w:val="24"/>
        </w:rPr>
        <w:br/>
        <w:t>arg1=sys.argv[</w:t>
      </w:r>
      <w:r w:rsidRPr="00D01D9F">
        <w:rPr>
          <w:rFonts w:ascii="宋体" w:eastAsia="宋体" w:hAnsi="宋体" w:cs="宋体" w:hint="eastAsia"/>
          <w:color w:val="6897BB"/>
          <w:kern w:val="0"/>
          <w:sz w:val="24"/>
          <w:szCs w:val="24"/>
        </w:rPr>
        <w:t>2</w:t>
      </w:r>
      <w:r w:rsidRPr="00D01D9F">
        <w:rPr>
          <w:rFonts w:ascii="宋体" w:eastAsia="宋体" w:hAnsi="宋体" w:cs="宋体" w:hint="eastAsia"/>
          <w:color w:val="A9B7C6"/>
          <w:kern w:val="0"/>
          <w:sz w:val="24"/>
          <w:szCs w:val="24"/>
        </w:rPr>
        <w:t>]</w:t>
      </w:r>
      <w:r w:rsidRPr="00D01D9F">
        <w:rPr>
          <w:rFonts w:ascii="宋体" w:eastAsia="宋体" w:hAnsi="宋体" w:cs="宋体" w:hint="eastAsia"/>
          <w:color w:val="A9B7C6"/>
          <w:kern w:val="0"/>
          <w:sz w:val="24"/>
          <w:szCs w:val="24"/>
        </w:rPr>
        <w:br/>
      </w:r>
      <w:r w:rsidRPr="00D01D9F">
        <w:rPr>
          <w:rFonts w:ascii="宋体" w:eastAsia="宋体" w:hAnsi="宋体" w:cs="宋体" w:hint="eastAsia"/>
          <w:color w:val="CC7832"/>
          <w:kern w:val="0"/>
          <w:sz w:val="24"/>
          <w:szCs w:val="24"/>
        </w:rPr>
        <w:t xml:space="preserve">if </w:t>
      </w:r>
      <w:r w:rsidRPr="00D01D9F">
        <w:rPr>
          <w:rFonts w:ascii="宋体" w:eastAsia="宋体" w:hAnsi="宋体" w:cs="宋体" w:hint="eastAsia"/>
          <w:color w:val="A9B7C6"/>
          <w:kern w:val="0"/>
          <w:sz w:val="24"/>
          <w:szCs w:val="24"/>
        </w:rPr>
        <w:t>arg0==</w:t>
      </w:r>
      <w:r w:rsidRPr="00D01D9F">
        <w:rPr>
          <w:rFonts w:ascii="宋体" w:eastAsia="宋体" w:hAnsi="宋体" w:cs="宋体" w:hint="eastAsia"/>
          <w:color w:val="6A8759"/>
          <w:kern w:val="0"/>
          <w:sz w:val="24"/>
          <w:szCs w:val="24"/>
        </w:rPr>
        <w:t xml:space="preserve">"wdd" </w:t>
      </w:r>
      <w:r w:rsidRPr="00D01D9F">
        <w:rPr>
          <w:rFonts w:ascii="宋体" w:eastAsia="宋体" w:hAnsi="宋体" w:cs="宋体" w:hint="eastAsia"/>
          <w:color w:val="CC7832"/>
          <w:kern w:val="0"/>
          <w:sz w:val="24"/>
          <w:szCs w:val="24"/>
        </w:rPr>
        <w:t xml:space="preserve">and </w:t>
      </w:r>
      <w:r w:rsidRPr="00D01D9F">
        <w:rPr>
          <w:rFonts w:ascii="宋体" w:eastAsia="宋体" w:hAnsi="宋体" w:cs="宋体" w:hint="eastAsia"/>
          <w:color w:val="A9B7C6"/>
          <w:kern w:val="0"/>
          <w:sz w:val="24"/>
          <w:szCs w:val="24"/>
        </w:rPr>
        <w:t>arg1==</w:t>
      </w:r>
      <w:r w:rsidRPr="00D01D9F">
        <w:rPr>
          <w:rFonts w:ascii="宋体" w:eastAsia="宋体" w:hAnsi="宋体" w:cs="宋体" w:hint="eastAsia"/>
          <w:color w:val="6A8759"/>
          <w:kern w:val="0"/>
          <w:sz w:val="24"/>
          <w:szCs w:val="24"/>
        </w:rPr>
        <w:t>"123"</w:t>
      </w:r>
      <w:r w:rsidRPr="00D01D9F">
        <w:rPr>
          <w:rFonts w:ascii="宋体" w:eastAsia="宋体" w:hAnsi="宋体" w:cs="宋体" w:hint="eastAsia"/>
          <w:color w:val="A9B7C6"/>
          <w:kern w:val="0"/>
          <w:sz w:val="24"/>
          <w:szCs w:val="24"/>
        </w:rPr>
        <w:t>:</w:t>
      </w:r>
      <w:r w:rsidRPr="00D01D9F">
        <w:rPr>
          <w:rFonts w:ascii="宋体" w:eastAsia="宋体" w:hAnsi="宋体" w:cs="宋体" w:hint="eastAsia"/>
          <w:color w:val="A9B7C6"/>
          <w:kern w:val="0"/>
          <w:sz w:val="24"/>
          <w:szCs w:val="24"/>
        </w:rPr>
        <w:br/>
        <w:t xml:space="preserve">    </w:t>
      </w:r>
      <w:r w:rsidRPr="00D01D9F">
        <w:rPr>
          <w:rFonts w:ascii="宋体" w:eastAsia="宋体" w:hAnsi="宋体" w:cs="宋体" w:hint="eastAsia"/>
          <w:color w:val="8888C6"/>
          <w:kern w:val="0"/>
          <w:sz w:val="24"/>
          <w:szCs w:val="24"/>
        </w:rPr>
        <w:t>print</w:t>
      </w:r>
      <w:r w:rsidRPr="00D01D9F">
        <w:rPr>
          <w:rFonts w:ascii="宋体" w:eastAsia="宋体" w:hAnsi="宋体" w:cs="宋体" w:hint="eastAsia"/>
          <w:color w:val="A9B7C6"/>
          <w:kern w:val="0"/>
          <w:sz w:val="24"/>
          <w:szCs w:val="24"/>
        </w:rPr>
        <w:t>(</w:t>
      </w:r>
      <w:r w:rsidRPr="00D01D9F">
        <w:rPr>
          <w:rFonts w:ascii="宋体" w:eastAsia="宋体" w:hAnsi="宋体" w:cs="宋体" w:hint="eastAsia"/>
          <w:color w:val="6A8759"/>
          <w:kern w:val="0"/>
          <w:sz w:val="24"/>
          <w:szCs w:val="24"/>
        </w:rPr>
        <w:t>"success"</w:t>
      </w:r>
      <w:r w:rsidRPr="00D01D9F">
        <w:rPr>
          <w:rFonts w:ascii="宋体" w:eastAsia="宋体" w:hAnsi="宋体" w:cs="宋体" w:hint="eastAsia"/>
          <w:color w:val="A9B7C6"/>
          <w:kern w:val="0"/>
          <w:sz w:val="24"/>
          <w:szCs w:val="24"/>
        </w:rPr>
        <w:t>)</w:t>
      </w:r>
      <w:r w:rsidRPr="00D01D9F">
        <w:rPr>
          <w:rFonts w:ascii="宋体" w:eastAsia="宋体" w:hAnsi="宋体" w:cs="宋体" w:hint="eastAsia"/>
          <w:color w:val="A9B7C6"/>
          <w:kern w:val="0"/>
          <w:sz w:val="24"/>
          <w:szCs w:val="24"/>
        </w:rPr>
        <w:br/>
      </w:r>
      <w:r w:rsidRPr="00D01D9F">
        <w:rPr>
          <w:rFonts w:ascii="宋体" w:eastAsia="宋体" w:hAnsi="宋体" w:cs="宋体" w:hint="eastAsia"/>
          <w:color w:val="CC7832"/>
          <w:kern w:val="0"/>
          <w:sz w:val="24"/>
          <w:szCs w:val="24"/>
        </w:rPr>
        <w:t>else</w:t>
      </w:r>
      <w:r w:rsidRPr="00D01D9F">
        <w:rPr>
          <w:rFonts w:ascii="宋体" w:eastAsia="宋体" w:hAnsi="宋体" w:cs="宋体" w:hint="eastAsia"/>
          <w:color w:val="A9B7C6"/>
          <w:kern w:val="0"/>
          <w:sz w:val="24"/>
          <w:szCs w:val="24"/>
        </w:rPr>
        <w:t>:</w:t>
      </w:r>
      <w:r w:rsidRPr="00D01D9F">
        <w:rPr>
          <w:rFonts w:ascii="宋体" w:eastAsia="宋体" w:hAnsi="宋体" w:cs="宋体" w:hint="eastAsia"/>
          <w:color w:val="A9B7C6"/>
          <w:kern w:val="0"/>
          <w:sz w:val="24"/>
          <w:szCs w:val="24"/>
        </w:rPr>
        <w:br/>
        <w:t xml:space="preserve">    </w:t>
      </w:r>
      <w:r w:rsidRPr="00D01D9F">
        <w:rPr>
          <w:rFonts w:ascii="宋体" w:eastAsia="宋体" w:hAnsi="宋体" w:cs="宋体" w:hint="eastAsia"/>
          <w:color w:val="8888C6"/>
          <w:kern w:val="0"/>
          <w:sz w:val="24"/>
          <w:szCs w:val="24"/>
        </w:rPr>
        <w:t>print</w:t>
      </w:r>
      <w:r w:rsidRPr="00D01D9F">
        <w:rPr>
          <w:rFonts w:ascii="宋体" w:eastAsia="宋体" w:hAnsi="宋体" w:cs="宋体" w:hint="eastAsia"/>
          <w:color w:val="A9B7C6"/>
          <w:kern w:val="0"/>
          <w:sz w:val="24"/>
          <w:szCs w:val="24"/>
        </w:rPr>
        <w:t>(</w:t>
      </w:r>
      <w:r w:rsidRPr="00D01D9F">
        <w:rPr>
          <w:rFonts w:ascii="宋体" w:eastAsia="宋体" w:hAnsi="宋体" w:cs="宋体" w:hint="eastAsia"/>
          <w:color w:val="6A8759"/>
          <w:kern w:val="0"/>
          <w:sz w:val="24"/>
          <w:szCs w:val="24"/>
        </w:rPr>
        <w:t>"fail"</w:t>
      </w:r>
      <w:r w:rsidRPr="00D01D9F">
        <w:rPr>
          <w:rFonts w:ascii="宋体" w:eastAsia="宋体" w:hAnsi="宋体" w:cs="宋体" w:hint="eastAsia"/>
          <w:color w:val="A9B7C6"/>
          <w:kern w:val="0"/>
          <w:sz w:val="24"/>
          <w:szCs w:val="24"/>
        </w:rPr>
        <w:t>)</w:t>
      </w:r>
      <w:r w:rsidRPr="00D01D9F">
        <w:rPr>
          <w:rFonts w:ascii="宋体" w:eastAsia="宋体" w:hAnsi="宋体" w:cs="宋体" w:hint="eastAsia"/>
          <w:color w:val="A9B7C6"/>
          <w:kern w:val="0"/>
          <w:sz w:val="24"/>
          <w:szCs w:val="24"/>
        </w:rPr>
        <w:br/>
        <w:t xml:space="preserve">    </w:t>
      </w:r>
      <w:r w:rsidRPr="00D01D9F">
        <w:rPr>
          <w:rFonts w:ascii="宋体" w:eastAsia="宋体" w:hAnsi="宋体" w:cs="宋体" w:hint="eastAsia"/>
          <w:color w:val="8888C6"/>
          <w:kern w:val="0"/>
          <w:sz w:val="24"/>
          <w:szCs w:val="24"/>
        </w:rPr>
        <w:t>exit</w:t>
      </w:r>
      <w:r w:rsidRPr="00D01D9F">
        <w:rPr>
          <w:rFonts w:ascii="宋体" w:eastAsia="宋体" w:hAnsi="宋体" w:cs="宋体" w:hint="eastAsia"/>
          <w:color w:val="A9B7C6"/>
          <w:kern w:val="0"/>
          <w:sz w:val="24"/>
          <w:szCs w:val="24"/>
        </w:rPr>
        <w:t>()</w:t>
      </w:r>
    </w:p>
    <w:p w14:paraId="7E9CF17E" w14:textId="727249D9" w:rsidR="00D01D9F" w:rsidRDefault="00D01D9F" w:rsidP="0046304C">
      <w:r w:rsidRPr="00D01D9F">
        <w:rPr>
          <w:rFonts w:hint="eastAsia"/>
          <w:highlight w:val="cyan"/>
        </w:rPr>
        <w:t>cmd</w:t>
      </w:r>
      <w:r w:rsidRPr="00D01D9F">
        <w:rPr>
          <w:highlight w:val="cyan"/>
        </w:rPr>
        <w:t xml:space="preserve"> </w:t>
      </w:r>
      <w:r w:rsidRPr="00D01D9F">
        <w:rPr>
          <w:rFonts w:hint="eastAsia"/>
          <w:highlight w:val="cyan"/>
        </w:rPr>
        <w:t>中执行</w:t>
      </w:r>
    </w:p>
    <w:p w14:paraId="66D46E6A" w14:textId="77777777" w:rsidR="00D01D9F" w:rsidRDefault="00D01D9F" w:rsidP="00D01D9F">
      <w:r>
        <w:t>D:\wdd\pycharm\test\venv\Scripts&gt;python D:/wdd/pycharm/python_code/part2/34sys.py wdd 123</w:t>
      </w:r>
    </w:p>
    <w:p w14:paraId="25880F6E" w14:textId="5EBA57C0" w:rsidR="00D01D9F" w:rsidRDefault="00D01D9F" w:rsidP="00D01D9F">
      <w:r>
        <w:t>success</w:t>
      </w:r>
    </w:p>
    <w:p w14:paraId="2DC541A2" w14:textId="7529F0AB" w:rsidR="00D01D9F" w:rsidRDefault="00D01D9F" w:rsidP="00D01D9F">
      <w:pPr>
        <w:pStyle w:val="2"/>
      </w:pPr>
      <w:r>
        <w:rPr>
          <w:rFonts w:hint="eastAsia"/>
        </w:rPr>
        <w:lastRenderedPageBreak/>
        <w:t>day</w:t>
      </w:r>
      <w:r>
        <w:t>27-06(os</w:t>
      </w:r>
      <w:r>
        <w:rPr>
          <w:rFonts w:hint="eastAsia"/>
        </w:rPr>
        <w:t>模块1</w:t>
      </w:r>
      <w:r>
        <w:t>)</w:t>
      </w:r>
    </w:p>
    <w:p w14:paraId="6502C7EE" w14:textId="48CCB19E" w:rsidR="00D01D9F" w:rsidRDefault="007160CC" w:rsidP="00D01D9F">
      <w:r>
        <w:rPr>
          <w:noProof/>
        </w:rPr>
        <w:drawing>
          <wp:inline distT="0" distB="0" distL="0" distR="0" wp14:anchorId="52BA3A33" wp14:editId="7FF72ED6">
            <wp:extent cx="5274310" cy="37598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759835"/>
                    </a:xfrm>
                    <a:prstGeom prst="rect">
                      <a:avLst/>
                    </a:prstGeom>
                  </pic:spPr>
                </pic:pic>
              </a:graphicData>
            </a:graphic>
          </wp:inline>
        </w:drawing>
      </w:r>
    </w:p>
    <w:p w14:paraId="6FC6C733" w14:textId="69B45B60" w:rsidR="007160CC" w:rsidRDefault="00EE696E" w:rsidP="00D01D9F">
      <w:r>
        <w:rPr>
          <w:noProof/>
        </w:rPr>
        <w:drawing>
          <wp:inline distT="0" distB="0" distL="0" distR="0" wp14:anchorId="146AC0CD" wp14:editId="769FC0CC">
            <wp:extent cx="5274310" cy="7334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733425"/>
                    </a:xfrm>
                    <a:prstGeom prst="rect">
                      <a:avLst/>
                    </a:prstGeom>
                  </pic:spPr>
                </pic:pic>
              </a:graphicData>
            </a:graphic>
          </wp:inline>
        </w:drawing>
      </w:r>
    </w:p>
    <w:p w14:paraId="47226916" w14:textId="7D8B3B04" w:rsidR="00EE696E" w:rsidRDefault="00C51C9C" w:rsidP="00D01D9F">
      <w:r>
        <w:rPr>
          <w:noProof/>
        </w:rPr>
        <w:drawing>
          <wp:inline distT="0" distB="0" distL="0" distR="0" wp14:anchorId="4906B71C" wp14:editId="4DA63D51">
            <wp:extent cx="5274310" cy="12452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245235"/>
                    </a:xfrm>
                    <a:prstGeom prst="rect">
                      <a:avLst/>
                    </a:prstGeom>
                  </pic:spPr>
                </pic:pic>
              </a:graphicData>
            </a:graphic>
          </wp:inline>
        </w:drawing>
      </w:r>
    </w:p>
    <w:p w14:paraId="61640C8D" w14:textId="0E47B491" w:rsidR="00C51C9C" w:rsidRDefault="00525484" w:rsidP="00D01D9F">
      <w:r>
        <w:rPr>
          <w:noProof/>
        </w:rPr>
        <w:lastRenderedPageBreak/>
        <w:drawing>
          <wp:inline distT="0" distB="0" distL="0" distR="0" wp14:anchorId="6FE6D632" wp14:editId="394D9A2D">
            <wp:extent cx="5274310" cy="240411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04110"/>
                    </a:xfrm>
                    <a:prstGeom prst="rect">
                      <a:avLst/>
                    </a:prstGeom>
                  </pic:spPr>
                </pic:pic>
              </a:graphicData>
            </a:graphic>
          </wp:inline>
        </w:drawing>
      </w:r>
    </w:p>
    <w:p w14:paraId="6BD13DA7" w14:textId="129E6FF0" w:rsidR="00525484" w:rsidRDefault="009A2C7F" w:rsidP="009A2C7F">
      <w:pPr>
        <w:pStyle w:val="2"/>
      </w:pPr>
      <w:r>
        <w:rPr>
          <w:rFonts w:hint="eastAsia"/>
        </w:rPr>
        <w:t>day</w:t>
      </w:r>
      <w:r>
        <w:t>27-07(os</w:t>
      </w:r>
      <w:r>
        <w:rPr>
          <w:rFonts w:hint="eastAsia"/>
        </w:rPr>
        <w:t>模块2，os.path</w:t>
      </w:r>
      <w:r>
        <w:t>)</w:t>
      </w:r>
    </w:p>
    <w:p w14:paraId="092B0C8A" w14:textId="7CCB3BA9" w:rsidR="009A2C7F" w:rsidRDefault="007F0A28" w:rsidP="009A2C7F">
      <w:r>
        <w:rPr>
          <w:noProof/>
        </w:rPr>
        <w:drawing>
          <wp:inline distT="0" distB="0" distL="0" distR="0" wp14:anchorId="4F324A17" wp14:editId="2E42ABA9">
            <wp:extent cx="5274310" cy="19837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983740"/>
                    </a:xfrm>
                    <a:prstGeom prst="rect">
                      <a:avLst/>
                    </a:prstGeom>
                  </pic:spPr>
                </pic:pic>
              </a:graphicData>
            </a:graphic>
          </wp:inline>
        </w:drawing>
      </w:r>
    </w:p>
    <w:p w14:paraId="223630B4" w14:textId="77777777" w:rsidR="003D14D9" w:rsidRPr="003D14D9" w:rsidRDefault="003D14D9" w:rsidP="003D14D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3D14D9">
        <w:rPr>
          <w:rFonts w:ascii="宋体" w:eastAsia="宋体" w:hAnsi="宋体" w:cs="宋体" w:hint="eastAsia"/>
          <w:color w:val="8888C6"/>
          <w:kern w:val="0"/>
          <w:sz w:val="24"/>
          <w:szCs w:val="24"/>
        </w:rPr>
        <w:t>print</w:t>
      </w:r>
      <w:r w:rsidRPr="003D14D9">
        <w:rPr>
          <w:rFonts w:ascii="宋体" w:eastAsia="宋体" w:hAnsi="宋体" w:cs="宋体" w:hint="eastAsia"/>
          <w:color w:val="A9B7C6"/>
          <w:kern w:val="0"/>
          <w:sz w:val="24"/>
          <w:szCs w:val="24"/>
        </w:rPr>
        <w:t>(__</w:t>
      </w:r>
      <w:commentRangeStart w:id="63"/>
      <w:r w:rsidRPr="003D14D9">
        <w:rPr>
          <w:rFonts w:ascii="宋体" w:eastAsia="宋体" w:hAnsi="宋体" w:cs="宋体" w:hint="eastAsia"/>
          <w:color w:val="A9B7C6"/>
          <w:kern w:val="0"/>
          <w:sz w:val="24"/>
          <w:szCs w:val="24"/>
        </w:rPr>
        <w:t>file</w:t>
      </w:r>
      <w:commentRangeEnd w:id="63"/>
      <w:r>
        <w:rPr>
          <w:rStyle w:val="a9"/>
        </w:rPr>
        <w:commentReference w:id="63"/>
      </w:r>
      <w:r w:rsidRPr="003D14D9">
        <w:rPr>
          <w:rFonts w:ascii="宋体" w:eastAsia="宋体" w:hAnsi="宋体" w:cs="宋体" w:hint="eastAsia"/>
          <w:color w:val="A9B7C6"/>
          <w:kern w:val="0"/>
          <w:sz w:val="24"/>
          <w:szCs w:val="24"/>
        </w:rPr>
        <w:t>__)</w:t>
      </w:r>
      <w:r w:rsidRPr="003D14D9">
        <w:rPr>
          <w:rFonts w:ascii="宋体" w:eastAsia="宋体" w:hAnsi="宋体" w:cs="宋体" w:hint="eastAsia"/>
          <w:color w:val="A9B7C6"/>
          <w:kern w:val="0"/>
          <w:sz w:val="24"/>
          <w:szCs w:val="24"/>
        </w:rPr>
        <w:br/>
      </w:r>
      <w:r w:rsidRPr="003D14D9">
        <w:rPr>
          <w:rFonts w:ascii="宋体" w:eastAsia="宋体" w:hAnsi="宋体" w:cs="宋体" w:hint="eastAsia"/>
          <w:color w:val="8888C6"/>
          <w:kern w:val="0"/>
          <w:sz w:val="24"/>
          <w:szCs w:val="24"/>
        </w:rPr>
        <w:t>print</w:t>
      </w:r>
      <w:r w:rsidRPr="003D14D9">
        <w:rPr>
          <w:rFonts w:ascii="宋体" w:eastAsia="宋体" w:hAnsi="宋体" w:cs="宋体" w:hint="eastAsia"/>
          <w:color w:val="A9B7C6"/>
          <w:kern w:val="0"/>
          <w:sz w:val="24"/>
          <w:szCs w:val="24"/>
        </w:rPr>
        <w:t>(</w:t>
      </w:r>
      <w:proofErr w:type="gramStart"/>
      <w:r w:rsidRPr="003D14D9">
        <w:rPr>
          <w:rFonts w:ascii="宋体" w:eastAsia="宋体" w:hAnsi="宋体" w:cs="宋体" w:hint="eastAsia"/>
          <w:color w:val="A9B7C6"/>
          <w:kern w:val="0"/>
          <w:sz w:val="24"/>
          <w:szCs w:val="24"/>
        </w:rPr>
        <w:t>os.path</w:t>
      </w:r>
      <w:proofErr w:type="gramEnd"/>
      <w:r w:rsidRPr="003D14D9">
        <w:rPr>
          <w:rFonts w:ascii="宋体" w:eastAsia="宋体" w:hAnsi="宋体" w:cs="宋体" w:hint="eastAsia"/>
          <w:color w:val="A9B7C6"/>
          <w:kern w:val="0"/>
          <w:sz w:val="24"/>
          <w:szCs w:val="24"/>
        </w:rPr>
        <w:t>.dirname(os.path.dirname(__file__)))</w:t>
      </w:r>
    </w:p>
    <w:p w14:paraId="73CAA90E" w14:textId="1C581707" w:rsidR="00376841" w:rsidRDefault="00376841" w:rsidP="00376841">
      <w:pPr>
        <w:pStyle w:val="2"/>
      </w:pPr>
      <w:r>
        <w:rPr>
          <w:rFonts w:hint="eastAsia"/>
        </w:rPr>
        <w:t>day</w:t>
      </w:r>
      <w:r>
        <w:t>27-08(序列化模式</w:t>
      </w:r>
      <w:r>
        <w:rPr>
          <w:rFonts w:hint="eastAsia"/>
        </w:rPr>
        <w:t>)</w:t>
      </w:r>
    </w:p>
    <w:p w14:paraId="7A7834DE" w14:textId="195FAD05" w:rsidR="00376841" w:rsidRDefault="00376841" w:rsidP="00376841">
      <w:r>
        <w:rPr>
          <w:rFonts w:hint="eastAsia"/>
        </w:rPr>
        <w:t>归一化（多个</w:t>
      </w:r>
      <w:proofErr w:type="gramStart"/>
      <w:r>
        <w:rPr>
          <w:rFonts w:hint="eastAsia"/>
        </w:rPr>
        <w:t>程序导到一个</w:t>
      </w:r>
      <w:proofErr w:type="gramEnd"/>
      <w:r>
        <w:rPr>
          <w:rFonts w:hint="eastAsia"/>
        </w:rPr>
        <w:t>接口中去）</w:t>
      </w:r>
    </w:p>
    <w:p w14:paraId="50C51CF1" w14:textId="34F42BDC" w:rsidR="00376841" w:rsidRDefault="00376841" w:rsidP="00376841"/>
    <w:p w14:paraId="16435664" w14:textId="20F80487" w:rsidR="00376841" w:rsidRDefault="00376841" w:rsidP="00376841">
      <w:r>
        <w:rPr>
          <w:rFonts w:hint="eastAsia"/>
        </w:rPr>
        <w:t>实例化</w:t>
      </w:r>
    </w:p>
    <w:p w14:paraId="65D276E6" w14:textId="562836D0" w:rsidR="00376841" w:rsidRDefault="00376841" w:rsidP="00376841"/>
    <w:p w14:paraId="5FCB9A8F" w14:textId="0CD6303C" w:rsidR="00376841" w:rsidRDefault="00376841" w:rsidP="00376841">
      <w:r>
        <w:rPr>
          <w:rFonts w:hint="eastAsia"/>
        </w:rPr>
        <w:t>初始化</w:t>
      </w:r>
    </w:p>
    <w:p w14:paraId="100528D8" w14:textId="30FC9F0A" w:rsidR="00376841" w:rsidRDefault="00376841" w:rsidP="00376841"/>
    <w:p w14:paraId="666E21CA" w14:textId="4D03FECC" w:rsidR="00376841" w:rsidRDefault="00376841" w:rsidP="00376841">
      <w:r>
        <w:rPr>
          <w:rFonts w:hint="eastAsia"/>
        </w:rPr>
        <w:t>序列化（将字典列表数字对象序列化成字符串）</w:t>
      </w:r>
    </w:p>
    <w:p w14:paraId="578FD897" w14:textId="5F47D77A" w:rsidR="00DE6C84" w:rsidRDefault="00376841" w:rsidP="00376841">
      <w:r>
        <w:rPr>
          <w:rFonts w:hint="eastAsia"/>
        </w:rPr>
        <w:t>为什么要序列化（要把内容写入文件，网线上传的就是电压，网络传输的时候要序列化）</w:t>
      </w:r>
    </w:p>
    <w:p w14:paraId="62224D1E" w14:textId="1A56EDC5" w:rsidR="00DE6C84" w:rsidRDefault="00DE6C84" w:rsidP="00DE6C84">
      <w:pPr>
        <w:pStyle w:val="3"/>
      </w:pPr>
      <w:r>
        <w:lastRenderedPageBreak/>
        <w:t>序列化方法一</w:t>
      </w:r>
    </w:p>
    <w:p w14:paraId="6F7E7CE5" w14:textId="77777777" w:rsidR="00252E64" w:rsidRPr="00252E64" w:rsidRDefault="00252E64" w:rsidP="00252E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252E64">
        <w:rPr>
          <w:rFonts w:ascii="宋体" w:eastAsia="宋体" w:hAnsi="宋体" w:cs="宋体" w:hint="eastAsia"/>
          <w:color w:val="A9B7C6"/>
          <w:kern w:val="0"/>
          <w:sz w:val="24"/>
          <w:szCs w:val="24"/>
        </w:rPr>
        <w:t>dic={</w:t>
      </w:r>
      <w:r w:rsidRPr="00252E64">
        <w:rPr>
          <w:rFonts w:ascii="宋体" w:eastAsia="宋体" w:hAnsi="宋体" w:cs="宋体" w:hint="eastAsia"/>
          <w:color w:val="6A8759"/>
          <w:kern w:val="0"/>
          <w:sz w:val="24"/>
          <w:szCs w:val="24"/>
        </w:rPr>
        <w:t>"a"</w:t>
      </w:r>
      <w:r w:rsidRPr="00252E64">
        <w:rPr>
          <w:rFonts w:ascii="宋体" w:eastAsia="宋体" w:hAnsi="宋体" w:cs="宋体" w:hint="eastAsia"/>
          <w:color w:val="A9B7C6"/>
          <w:kern w:val="0"/>
          <w:sz w:val="24"/>
          <w:szCs w:val="24"/>
        </w:rPr>
        <w:t>:</w:t>
      </w:r>
      <w:r w:rsidRPr="00252E64">
        <w:rPr>
          <w:rFonts w:ascii="宋体" w:eastAsia="宋体" w:hAnsi="宋体" w:cs="宋体" w:hint="eastAsia"/>
          <w:color w:val="6A8759"/>
          <w:kern w:val="0"/>
          <w:sz w:val="24"/>
          <w:szCs w:val="24"/>
        </w:rPr>
        <w:t>"c"</w:t>
      </w:r>
      <w:r w:rsidRPr="00252E64">
        <w:rPr>
          <w:rFonts w:ascii="宋体" w:eastAsia="宋体" w:hAnsi="宋体" w:cs="宋体" w:hint="eastAsia"/>
          <w:color w:val="A9B7C6"/>
          <w:kern w:val="0"/>
          <w:sz w:val="24"/>
          <w:szCs w:val="24"/>
        </w:rPr>
        <w:t>}</w:t>
      </w:r>
      <w:r w:rsidRPr="00252E64">
        <w:rPr>
          <w:rFonts w:ascii="宋体" w:eastAsia="宋体" w:hAnsi="宋体" w:cs="宋体" w:hint="eastAsia"/>
          <w:color w:val="A9B7C6"/>
          <w:kern w:val="0"/>
          <w:sz w:val="24"/>
          <w:szCs w:val="24"/>
        </w:rPr>
        <w:br/>
      </w:r>
      <w:r w:rsidRPr="00252E64">
        <w:rPr>
          <w:rFonts w:ascii="宋体" w:eastAsia="宋体" w:hAnsi="宋体" w:cs="宋体" w:hint="eastAsia"/>
          <w:color w:val="8888C6"/>
          <w:kern w:val="0"/>
          <w:sz w:val="24"/>
          <w:szCs w:val="24"/>
        </w:rPr>
        <w:t>print</w:t>
      </w:r>
      <w:r w:rsidRPr="00252E64">
        <w:rPr>
          <w:rFonts w:ascii="宋体" w:eastAsia="宋体" w:hAnsi="宋体" w:cs="宋体" w:hint="eastAsia"/>
          <w:color w:val="A9B7C6"/>
          <w:kern w:val="0"/>
          <w:sz w:val="24"/>
          <w:szCs w:val="24"/>
        </w:rPr>
        <w:t>(</w:t>
      </w:r>
      <w:r w:rsidRPr="00252E64">
        <w:rPr>
          <w:rFonts w:ascii="宋体" w:eastAsia="宋体" w:hAnsi="宋体" w:cs="宋体" w:hint="eastAsia"/>
          <w:color w:val="8888C6"/>
          <w:kern w:val="0"/>
          <w:sz w:val="24"/>
          <w:szCs w:val="24"/>
        </w:rPr>
        <w:t>str</w:t>
      </w:r>
      <w:r w:rsidRPr="00252E64">
        <w:rPr>
          <w:rFonts w:ascii="宋体" w:eastAsia="宋体" w:hAnsi="宋体" w:cs="宋体" w:hint="eastAsia"/>
          <w:color w:val="A9B7C6"/>
          <w:kern w:val="0"/>
          <w:sz w:val="24"/>
          <w:szCs w:val="24"/>
        </w:rPr>
        <w:t>(dic))</w:t>
      </w:r>
      <w:r w:rsidRPr="00252E64">
        <w:rPr>
          <w:rFonts w:ascii="宋体" w:eastAsia="宋体" w:hAnsi="宋体" w:cs="宋体" w:hint="eastAsia"/>
          <w:color w:val="808080"/>
          <w:kern w:val="0"/>
          <w:sz w:val="24"/>
          <w:szCs w:val="24"/>
        </w:rPr>
        <w:t>#序列化成字符串</w:t>
      </w:r>
      <w:r w:rsidRPr="00252E64">
        <w:rPr>
          <w:rFonts w:ascii="宋体" w:eastAsia="宋体" w:hAnsi="宋体" w:cs="宋体" w:hint="eastAsia"/>
          <w:color w:val="808080"/>
          <w:kern w:val="0"/>
          <w:sz w:val="24"/>
          <w:szCs w:val="24"/>
        </w:rPr>
        <w:br/>
      </w:r>
      <w:r w:rsidRPr="00252E64">
        <w:rPr>
          <w:rFonts w:ascii="宋体" w:eastAsia="宋体" w:hAnsi="宋体" w:cs="宋体" w:hint="eastAsia"/>
          <w:color w:val="8888C6"/>
          <w:kern w:val="0"/>
          <w:sz w:val="24"/>
          <w:szCs w:val="24"/>
        </w:rPr>
        <w:t>print</w:t>
      </w:r>
      <w:r w:rsidRPr="00252E64">
        <w:rPr>
          <w:rFonts w:ascii="宋体" w:eastAsia="宋体" w:hAnsi="宋体" w:cs="宋体" w:hint="eastAsia"/>
          <w:color w:val="A9B7C6"/>
          <w:kern w:val="0"/>
          <w:sz w:val="24"/>
          <w:szCs w:val="24"/>
        </w:rPr>
        <w:t>([</w:t>
      </w:r>
      <w:r w:rsidRPr="00252E64">
        <w:rPr>
          <w:rFonts w:ascii="宋体" w:eastAsia="宋体" w:hAnsi="宋体" w:cs="宋体" w:hint="eastAsia"/>
          <w:color w:val="8888C6"/>
          <w:kern w:val="0"/>
          <w:sz w:val="24"/>
          <w:szCs w:val="24"/>
        </w:rPr>
        <w:t>str</w:t>
      </w:r>
      <w:r w:rsidRPr="00252E64">
        <w:rPr>
          <w:rFonts w:ascii="宋体" w:eastAsia="宋体" w:hAnsi="宋体" w:cs="宋体" w:hint="eastAsia"/>
          <w:color w:val="A9B7C6"/>
          <w:kern w:val="0"/>
          <w:sz w:val="24"/>
          <w:szCs w:val="24"/>
        </w:rPr>
        <w:t>(dic)])</w:t>
      </w:r>
      <w:r w:rsidRPr="00252E64">
        <w:rPr>
          <w:rFonts w:ascii="宋体" w:eastAsia="宋体" w:hAnsi="宋体" w:cs="宋体" w:hint="eastAsia"/>
          <w:color w:val="A9B7C6"/>
          <w:kern w:val="0"/>
          <w:sz w:val="24"/>
          <w:szCs w:val="24"/>
        </w:rPr>
        <w:br/>
      </w:r>
      <w:r w:rsidRPr="00252E64">
        <w:rPr>
          <w:rFonts w:ascii="宋体" w:eastAsia="宋体" w:hAnsi="宋体" w:cs="宋体" w:hint="eastAsia"/>
          <w:color w:val="8888C6"/>
          <w:kern w:val="0"/>
          <w:sz w:val="24"/>
          <w:szCs w:val="24"/>
        </w:rPr>
        <w:t>print</w:t>
      </w:r>
      <w:r w:rsidRPr="00252E64">
        <w:rPr>
          <w:rFonts w:ascii="宋体" w:eastAsia="宋体" w:hAnsi="宋体" w:cs="宋体" w:hint="eastAsia"/>
          <w:color w:val="A9B7C6"/>
          <w:kern w:val="0"/>
          <w:sz w:val="24"/>
          <w:szCs w:val="24"/>
        </w:rPr>
        <w:t>(</w:t>
      </w:r>
      <w:r w:rsidRPr="00252E64">
        <w:rPr>
          <w:rFonts w:ascii="宋体" w:eastAsia="宋体" w:hAnsi="宋体" w:cs="宋体" w:hint="eastAsia"/>
          <w:color w:val="8888C6"/>
          <w:kern w:val="0"/>
          <w:sz w:val="24"/>
          <w:szCs w:val="24"/>
        </w:rPr>
        <w:t>eval</w:t>
      </w:r>
      <w:r w:rsidRPr="00252E64">
        <w:rPr>
          <w:rFonts w:ascii="宋体" w:eastAsia="宋体" w:hAnsi="宋体" w:cs="宋体" w:hint="eastAsia"/>
          <w:color w:val="A9B7C6"/>
          <w:kern w:val="0"/>
          <w:sz w:val="24"/>
          <w:szCs w:val="24"/>
        </w:rPr>
        <w:t>(</w:t>
      </w:r>
      <w:r w:rsidRPr="00252E64">
        <w:rPr>
          <w:rFonts w:ascii="宋体" w:eastAsia="宋体" w:hAnsi="宋体" w:cs="宋体" w:hint="eastAsia"/>
          <w:color w:val="8888C6"/>
          <w:kern w:val="0"/>
          <w:sz w:val="24"/>
          <w:szCs w:val="24"/>
        </w:rPr>
        <w:t>str</w:t>
      </w:r>
      <w:r w:rsidRPr="00252E64">
        <w:rPr>
          <w:rFonts w:ascii="宋体" w:eastAsia="宋体" w:hAnsi="宋体" w:cs="宋体" w:hint="eastAsia"/>
          <w:color w:val="A9B7C6"/>
          <w:kern w:val="0"/>
          <w:sz w:val="24"/>
          <w:szCs w:val="24"/>
        </w:rPr>
        <w:t>(dic)))</w:t>
      </w:r>
      <w:r w:rsidRPr="00252E64">
        <w:rPr>
          <w:rFonts w:ascii="宋体" w:eastAsia="宋体" w:hAnsi="宋体" w:cs="宋体" w:hint="eastAsia"/>
          <w:color w:val="808080"/>
          <w:kern w:val="0"/>
          <w:sz w:val="24"/>
          <w:szCs w:val="24"/>
        </w:rPr>
        <w:t>#反序列化</w:t>
      </w:r>
    </w:p>
    <w:p w14:paraId="48B30A53" w14:textId="2B41BA5F" w:rsidR="00252E64" w:rsidRDefault="00252E64" w:rsidP="00376841">
      <w:r>
        <w:rPr>
          <w:rFonts w:hint="eastAsia"/>
        </w:rPr>
        <w:t>eval不能随便用</w:t>
      </w:r>
      <w:r>
        <w:t>（不推荐）</w:t>
      </w:r>
    </w:p>
    <w:p w14:paraId="13978789" w14:textId="489A6F4E" w:rsidR="00252E64" w:rsidRDefault="00252E64" w:rsidP="00252E64">
      <w:pPr>
        <w:pStyle w:val="3"/>
      </w:pPr>
      <w:r>
        <w:t>序列化的三种工具</w:t>
      </w:r>
    </w:p>
    <w:p w14:paraId="67ACD561" w14:textId="520124E7" w:rsidR="00252E64" w:rsidRDefault="00252E64" w:rsidP="00252E64">
      <w:pPr>
        <w:pStyle w:val="4"/>
      </w:pPr>
      <w:r>
        <w:t>json</w:t>
      </w:r>
      <w:r w:rsidR="00135106">
        <w:rPr>
          <w:rFonts w:hint="eastAsia"/>
        </w:rPr>
        <w:t>（dum</w:t>
      </w:r>
      <w:r w:rsidR="00135106">
        <w:t>ps,dump,loads,load）</w:t>
      </w:r>
      <w:r w:rsidR="00B00D80">
        <w:rPr>
          <w:rFonts w:hint="eastAsia"/>
        </w:rPr>
        <w:t>(支持的数据类型少</w:t>
      </w:r>
      <w:r w:rsidR="00B00D80">
        <w:t>)</w:t>
      </w:r>
    </w:p>
    <w:p w14:paraId="62002EC0" w14:textId="1C06C9D5" w:rsidR="00252E64" w:rsidRDefault="00252E64" w:rsidP="00252E64">
      <w:r>
        <w:rPr>
          <w:noProof/>
        </w:rPr>
        <w:drawing>
          <wp:inline distT="0" distB="0" distL="0" distR="0" wp14:anchorId="60BC8C82" wp14:editId="0024BA2C">
            <wp:extent cx="5274310" cy="16211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621155"/>
                    </a:xfrm>
                    <a:prstGeom prst="rect">
                      <a:avLst/>
                    </a:prstGeom>
                  </pic:spPr>
                </pic:pic>
              </a:graphicData>
            </a:graphic>
          </wp:inline>
        </w:drawing>
      </w:r>
    </w:p>
    <w:p w14:paraId="4B79AB6C" w14:textId="4B3AE022" w:rsidR="00252E64" w:rsidRDefault="00135106" w:rsidP="00135106">
      <w:pPr>
        <w:pStyle w:val="5"/>
      </w:pPr>
      <w:r>
        <w:rPr>
          <w:rFonts w:hint="eastAsia"/>
        </w:rPr>
        <w:t>j</w:t>
      </w:r>
      <w:r>
        <w:t>son的读和写</w:t>
      </w:r>
      <w:r w:rsidR="00C140FF">
        <w:rPr>
          <w:rFonts w:hint="eastAsia"/>
        </w:rPr>
        <w:t>(和文件有关</w:t>
      </w:r>
      <w:r w:rsidR="00C140FF">
        <w:t>)</w:t>
      </w:r>
    </w:p>
    <w:p w14:paraId="56760890" w14:textId="77777777" w:rsidR="00135106" w:rsidRPr="00135106" w:rsidRDefault="00135106" w:rsidP="0013510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135106">
        <w:rPr>
          <w:rFonts w:ascii="宋体" w:eastAsia="宋体" w:hAnsi="宋体" w:cs="宋体" w:hint="eastAsia"/>
          <w:color w:val="CC7832"/>
          <w:kern w:val="0"/>
          <w:sz w:val="24"/>
          <w:szCs w:val="24"/>
        </w:rPr>
        <w:t xml:space="preserve">with </w:t>
      </w:r>
      <w:r w:rsidRPr="00135106">
        <w:rPr>
          <w:rFonts w:ascii="宋体" w:eastAsia="宋体" w:hAnsi="宋体" w:cs="宋体" w:hint="eastAsia"/>
          <w:color w:val="8888C6"/>
          <w:kern w:val="0"/>
          <w:sz w:val="24"/>
          <w:szCs w:val="24"/>
        </w:rPr>
        <w:t>open</w:t>
      </w:r>
      <w:r w:rsidRPr="00135106">
        <w:rPr>
          <w:rFonts w:ascii="宋体" w:eastAsia="宋体" w:hAnsi="宋体" w:cs="宋体" w:hint="eastAsia"/>
          <w:color w:val="A9B7C6"/>
          <w:kern w:val="0"/>
          <w:sz w:val="24"/>
          <w:szCs w:val="24"/>
        </w:rPr>
        <w:t>(</w:t>
      </w:r>
      <w:r w:rsidRPr="00135106">
        <w:rPr>
          <w:rFonts w:ascii="宋体" w:eastAsia="宋体" w:hAnsi="宋体" w:cs="宋体" w:hint="eastAsia"/>
          <w:color w:val="6A8759"/>
          <w:kern w:val="0"/>
          <w:sz w:val="24"/>
          <w:szCs w:val="24"/>
        </w:rPr>
        <w:t>'json'</w:t>
      </w:r>
      <w:r w:rsidRPr="00135106">
        <w:rPr>
          <w:rFonts w:ascii="宋体" w:eastAsia="宋体" w:hAnsi="宋体" w:cs="宋体" w:hint="eastAsia"/>
          <w:color w:val="CC7832"/>
          <w:kern w:val="0"/>
          <w:sz w:val="24"/>
          <w:szCs w:val="24"/>
        </w:rPr>
        <w:t>,</w:t>
      </w:r>
      <w:r w:rsidRPr="00135106">
        <w:rPr>
          <w:rFonts w:ascii="宋体" w:eastAsia="宋体" w:hAnsi="宋体" w:cs="宋体" w:hint="eastAsia"/>
          <w:color w:val="AA4926"/>
          <w:kern w:val="0"/>
          <w:sz w:val="24"/>
          <w:szCs w:val="24"/>
        </w:rPr>
        <w:t>mode</w:t>
      </w:r>
      <w:r w:rsidRPr="00135106">
        <w:rPr>
          <w:rFonts w:ascii="宋体" w:eastAsia="宋体" w:hAnsi="宋体" w:cs="宋体" w:hint="eastAsia"/>
          <w:color w:val="A9B7C6"/>
          <w:kern w:val="0"/>
          <w:sz w:val="24"/>
          <w:szCs w:val="24"/>
        </w:rPr>
        <w:t>=</w:t>
      </w:r>
      <w:r w:rsidRPr="00135106">
        <w:rPr>
          <w:rFonts w:ascii="宋体" w:eastAsia="宋体" w:hAnsi="宋体" w:cs="宋体" w:hint="eastAsia"/>
          <w:color w:val="6A8759"/>
          <w:kern w:val="0"/>
          <w:sz w:val="24"/>
          <w:szCs w:val="24"/>
        </w:rPr>
        <w:t>'w'</w:t>
      </w:r>
      <w:r w:rsidRPr="00135106">
        <w:rPr>
          <w:rFonts w:ascii="宋体" w:eastAsia="宋体" w:hAnsi="宋体" w:cs="宋体" w:hint="eastAsia"/>
          <w:color w:val="A9B7C6"/>
          <w:kern w:val="0"/>
          <w:sz w:val="24"/>
          <w:szCs w:val="24"/>
        </w:rPr>
        <w:t xml:space="preserve">) </w:t>
      </w:r>
      <w:r w:rsidRPr="00135106">
        <w:rPr>
          <w:rFonts w:ascii="宋体" w:eastAsia="宋体" w:hAnsi="宋体" w:cs="宋体" w:hint="eastAsia"/>
          <w:color w:val="CC7832"/>
          <w:kern w:val="0"/>
          <w:sz w:val="24"/>
          <w:szCs w:val="24"/>
        </w:rPr>
        <w:t xml:space="preserve">as </w:t>
      </w:r>
      <w:r w:rsidRPr="00135106">
        <w:rPr>
          <w:rFonts w:ascii="宋体" w:eastAsia="宋体" w:hAnsi="宋体" w:cs="宋体" w:hint="eastAsia"/>
          <w:color w:val="A9B7C6"/>
          <w:kern w:val="0"/>
          <w:sz w:val="24"/>
          <w:szCs w:val="24"/>
        </w:rPr>
        <w:t>f:</w:t>
      </w:r>
      <w:r w:rsidRPr="00135106">
        <w:rPr>
          <w:rFonts w:ascii="宋体" w:eastAsia="宋体" w:hAnsi="宋体" w:cs="宋体" w:hint="eastAsia"/>
          <w:color w:val="A9B7C6"/>
          <w:kern w:val="0"/>
          <w:sz w:val="24"/>
          <w:szCs w:val="24"/>
        </w:rPr>
        <w:br/>
        <w:t xml:space="preserve">    </w:t>
      </w:r>
      <w:r w:rsidRPr="00135106">
        <w:rPr>
          <w:rFonts w:ascii="宋体" w:eastAsia="宋体" w:hAnsi="宋体" w:cs="宋体" w:hint="eastAsia"/>
          <w:color w:val="808080"/>
          <w:kern w:val="0"/>
          <w:sz w:val="24"/>
          <w:szCs w:val="24"/>
        </w:rPr>
        <w:t>#f.write(str_dic)</w:t>
      </w:r>
      <w:r w:rsidRPr="00135106">
        <w:rPr>
          <w:rFonts w:ascii="宋体" w:eastAsia="宋体" w:hAnsi="宋体" w:cs="宋体" w:hint="eastAsia"/>
          <w:color w:val="808080"/>
          <w:kern w:val="0"/>
          <w:sz w:val="24"/>
          <w:szCs w:val="24"/>
        </w:rPr>
        <w:br/>
        <w:t xml:space="preserve">    </w:t>
      </w:r>
      <w:r w:rsidRPr="00135106">
        <w:rPr>
          <w:rFonts w:ascii="宋体" w:eastAsia="宋体" w:hAnsi="宋体" w:cs="宋体" w:hint="eastAsia"/>
          <w:color w:val="A9B7C6"/>
          <w:kern w:val="0"/>
          <w:sz w:val="24"/>
          <w:szCs w:val="24"/>
        </w:rPr>
        <w:t>json.dump(dic</w:t>
      </w:r>
      <w:r w:rsidRPr="00135106">
        <w:rPr>
          <w:rFonts w:ascii="宋体" w:eastAsia="宋体" w:hAnsi="宋体" w:cs="宋体" w:hint="eastAsia"/>
          <w:color w:val="CC7832"/>
          <w:kern w:val="0"/>
          <w:sz w:val="24"/>
          <w:szCs w:val="24"/>
        </w:rPr>
        <w:t>,</w:t>
      </w:r>
      <w:r w:rsidRPr="00135106">
        <w:rPr>
          <w:rFonts w:ascii="宋体" w:eastAsia="宋体" w:hAnsi="宋体" w:cs="宋体" w:hint="eastAsia"/>
          <w:color w:val="A9B7C6"/>
          <w:kern w:val="0"/>
          <w:sz w:val="24"/>
          <w:szCs w:val="24"/>
        </w:rPr>
        <w:t>f)</w:t>
      </w:r>
      <w:r w:rsidRPr="00135106">
        <w:rPr>
          <w:rFonts w:ascii="宋体" w:eastAsia="宋体" w:hAnsi="宋体" w:cs="宋体" w:hint="eastAsia"/>
          <w:color w:val="808080"/>
          <w:kern w:val="0"/>
          <w:sz w:val="24"/>
          <w:szCs w:val="24"/>
        </w:rPr>
        <w:t>#和f.write(str_dic)等价</w:t>
      </w:r>
      <w:r w:rsidRPr="00135106">
        <w:rPr>
          <w:rFonts w:ascii="宋体" w:eastAsia="宋体" w:hAnsi="宋体" w:cs="宋体" w:hint="eastAsia"/>
          <w:color w:val="808080"/>
          <w:kern w:val="0"/>
          <w:sz w:val="24"/>
          <w:szCs w:val="24"/>
        </w:rPr>
        <w:br/>
      </w:r>
      <w:r w:rsidRPr="00135106">
        <w:rPr>
          <w:rFonts w:ascii="宋体" w:eastAsia="宋体" w:hAnsi="宋体" w:cs="宋体" w:hint="eastAsia"/>
          <w:color w:val="808080"/>
          <w:kern w:val="0"/>
          <w:sz w:val="24"/>
          <w:szCs w:val="24"/>
        </w:rPr>
        <w:br/>
      </w:r>
      <w:r w:rsidRPr="00135106">
        <w:rPr>
          <w:rFonts w:ascii="宋体" w:eastAsia="宋体" w:hAnsi="宋体" w:cs="宋体" w:hint="eastAsia"/>
          <w:color w:val="CC7832"/>
          <w:kern w:val="0"/>
          <w:sz w:val="24"/>
          <w:szCs w:val="24"/>
        </w:rPr>
        <w:t xml:space="preserve">with </w:t>
      </w:r>
      <w:r w:rsidRPr="00135106">
        <w:rPr>
          <w:rFonts w:ascii="宋体" w:eastAsia="宋体" w:hAnsi="宋体" w:cs="宋体" w:hint="eastAsia"/>
          <w:color w:val="8888C6"/>
          <w:kern w:val="0"/>
          <w:sz w:val="24"/>
          <w:szCs w:val="24"/>
        </w:rPr>
        <w:t>open</w:t>
      </w:r>
      <w:r w:rsidRPr="00135106">
        <w:rPr>
          <w:rFonts w:ascii="宋体" w:eastAsia="宋体" w:hAnsi="宋体" w:cs="宋体" w:hint="eastAsia"/>
          <w:color w:val="A9B7C6"/>
          <w:kern w:val="0"/>
          <w:sz w:val="24"/>
          <w:szCs w:val="24"/>
        </w:rPr>
        <w:t>(</w:t>
      </w:r>
      <w:r w:rsidRPr="00135106">
        <w:rPr>
          <w:rFonts w:ascii="宋体" w:eastAsia="宋体" w:hAnsi="宋体" w:cs="宋体" w:hint="eastAsia"/>
          <w:color w:val="6A8759"/>
          <w:kern w:val="0"/>
          <w:sz w:val="24"/>
          <w:szCs w:val="24"/>
        </w:rPr>
        <w:t>'json'</w:t>
      </w:r>
      <w:r w:rsidRPr="00135106">
        <w:rPr>
          <w:rFonts w:ascii="宋体" w:eastAsia="宋体" w:hAnsi="宋体" w:cs="宋体" w:hint="eastAsia"/>
          <w:color w:val="CC7832"/>
          <w:kern w:val="0"/>
          <w:sz w:val="24"/>
          <w:szCs w:val="24"/>
        </w:rPr>
        <w:t>,</w:t>
      </w:r>
      <w:r w:rsidRPr="00135106">
        <w:rPr>
          <w:rFonts w:ascii="宋体" w:eastAsia="宋体" w:hAnsi="宋体" w:cs="宋体" w:hint="eastAsia"/>
          <w:color w:val="AA4926"/>
          <w:kern w:val="0"/>
          <w:sz w:val="24"/>
          <w:szCs w:val="24"/>
        </w:rPr>
        <w:t>mode</w:t>
      </w:r>
      <w:r w:rsidRPr="00135106">
        <w:rPr>
          <w:rFonts w:ascii="宋体" w:eastAsia="宋体" w:hAnsi="宋体" w:cs="宋体" w:hint="eastAsia"/>
          <w:color w:val="A9B7C6"/>
          <w:kern w:val="0"/>
          <w:sz w:val="24"/>
          <w:szCs w:val="24"/>
        </w:rPr>
        <w:t>=</w:t>
      </w:r>
      <w:r w:rsidRPr="00135106">
        <w:rPr>
          <w:rFonts w:ascii="宋体" w:eastAsia="宋体" w:hAnsi="宋体" w:cs="宋体" w:hint="eastAsia"/>
          <w:color w:val="6A8759"/>
          <w:kern w:val="0"/>
          <w:sz w:val="24"/>
          <w:szCs w:val="24"/>
        </w:rPr>
        <w:t>'r'</w:t>
      </w:r>
      <w:r w:rsidRPr="00135106">
        <w:rPr>
          <w:rFonts w:ascii="宋体" w:eastAsia="宋体" w:hAnsi="宋体" w:cs="宋体" w:hint="eastAsia"/>
          <w:color w:val="A9B7C6"/>
          <w:kern w:val="0"/>
          <w:sz w:val="24"/>
          <w:szCs w:val="24"/>
        </w:rPr>
        <w:t xml:space="preserve">) </w:t>
      </w:r>
      <w:r w:rsidRPr="00135106">
        <w:rPr>
          <w:rFonts w:ascii="宋体" w:eastAsia="宋体" w:hAnsi="宋体" w:cs="宋体" w:hint="eastAsia"/>
          <w:color w:val="CC7832"/>
          <w:kern w:val="0"/>
          <w:sz w:val="24"/>
          <w:szCs w:val="24"/>
        </w:rPr>
        <w:t xml:space="preserve">as </w:t>
      </w:r>
      <w:r w:rsidRPr="00135106">
        <w:rPr>
          <w:rFonts w:ascii="宋体" w:eastAsia="宋体" w:hAnsi="宋体" w:cs="宋体" w:hint="eastAsia"/>
          <w:color w:val="A9B7C6"/>
          <w:kern w:val="0"/>
          <w:sz w:val="24"/>
          <w:szCs w:val="24"/>
        </w:rPr>
        <w:t>f:</w:t>
      </w:r>
      <w:r w:rsidRPr="00135106">
        <w:rPr>
          <w:rFonts w:ascii="宋体" w:eastAsia="宋体" w:hAnsi="宋体" w:cs="宋体" w:hint="eastAsia"/>
          <w:color w:val="A9B7C6"/>
          <w:kern w:val="0"/>
          <w:sz w:val="24"/>
          <w:szCs w:val="24"/>
        </w:rPr>
        <w:br/>
        <w:t xml:space="preserve">    </w:t>
      </w:r>
      <w:r w:rsidRPr="00135106">
        <w:rPr>
          <w:rFonts w:ascii="宋体" w:eastAsia="宋体" w:hAnsi="宋体" w:cs="宋体" w:hint="eastAsia"/>
          <w:color w:val="8888C6"/>
          <w:kern w:val="0"/>
          <w:sz w:val="24"/>
          <w:szCs w:val="24"/>
        </w:rPr>
        <w:t>print</w:t>
      </w:r>
      <w:r w:rsidRPr="00135106">
        <w:rPr>
          <w:rFonts w:ascii="宋体" w:eastAsia="宋体" w:hAnsi="宋体" w:cs="宋体" w:hint="eastAsia"/>
          <w:color w:val="A9B7C6"/>
          <w:kern w:val="0"/>
          <w:sz w:val="24"/>
          <w:szCs w:val="24"/>
        </w:rPr>
        <w:t>(</w:t>
      </w:r>
      <w:proofErr w:type="gramStart"/>
      <w:r w:rsidRPr="00135106">
        <w:rPr>
          <w:rFonts w:ascii="宋体" w:eastAsia="宋体" w:hAnsi="宋体" w:cs="宋体" w:hint="eastAsia"/>
          <w:color w:val="A9B7C6"/>
          <w:kern w:val="0"/>
          <w:sz w:val="24"/>
          <w:szCs w:val="24"/>
        </w:rPr>
        <w:t>json.load</w:t>
      </w:r>
      <w:proofErr w:type="gramEnd"/>
      <w:r w:rsidRPr="00135106">
        <w:rPr>
          <w:rFonts w:ascii="宋体" w:eastAsia="宋体" w:hAnsi="宋体" w:cs="宋体" w:hint="eastAsia"/>
          <w:color w:val="A9B7C6"/>
          <w:kern w:val="0"/>
          <w:sz w:val="24"/>
          <w:szCs w:val="24"/>
        </w:rPr>
        <w:t>(f))</w:t>
      </w:r>
    </w:p>
    <w:p w14:paraId="147FC445" w14:textId="77777777" w:rsidR="00135106" w:rsidRPr="00135106" w:rsidRDefault="00135106" w:rsidP="00252E64"/>
    <w:p w14:paraId="7A6F2077" w14:textId="4626AD1B" w:rsidR="00252E64" w:rsidRDefault="00252E64" w:rsidP="00252E64">
      <w:pPr>
        <w:pStyle w:val="4"/>
      </w:pPr>
      <w:r>
        <w:rPr>
          <w:rFonts w:hint="eastAsia"/>
        </w:rPr>
        <w:t>p</w:t>
      </w:r>
      <w:r>
        <w:t>ickle</w:t>
      </w:r>
      <w:r w:rsidR="00135106">
        <w:t>(</w:t>
      </w:r>
      <w:r w:rsidR="00B00D80">
        <w:rPr>
          <w:rFonts w:hint="eastAsia"/>
        </w:rPr>
        <w:t>dump</w:t>
      </w:r>
      <w:r w:rsidR="00B00D80">
        <w:t>s,dump,loads,load</w:t>
      </w:r>
      <w:r w:rsidR="00135106">
        <w:rPr>
          <w:rFonts w:hint="eastAsia"/>
        </w:rPr>
        <w:t>不能跨语言</w:t>
      </w:r>
      <w:r w:rsidR="00B00D80">
        <w:rPr>
          <w:rFonts w:hint="eastAsia"/>
        </w:rPr>
        <w:t>，但是支持的类型比较多</w:t>
      </w:r>
      <w:r w:rsidR="00135106">
        <w:rPr>
          <w:rFonts w:hint="eastAsia"/>
        </w:rPr>
        <w:t>)</w:t>
      </w:r>
    </w:p>
    <w:p w14:paraId="62BAAFE6" w14:textId="77777777" w:rsidR="00B00D80" w:rsidRPr="00B00D80" w:rsidRDefault="00B00D80" w:rsidP="00B00D80"/>
    <w:p w14:paraId="4F6955D4" w14:textId="54CBC577" w:rsidR="00252E64" w:rsidRDefault="00252E64" w:rsidP="00252E64">
      <w:pPr>
        <w:pStyle w:val="4"/>
      </w:pPr>
      <w:r>
        <w:rPr>
          <w:rFonts w:hint="eastAsia"/>
        </w:rPr>
        <w:lastRenderedPageBreak/>
        <w:t>s</w:t>
      </w:r>
      <w:r>
        <w:t>helve</w:t>
      </w:r>
    </w:p>
    <w:p w14:paraId="28634C36" w14:textId="5E9A5ED9" w:rsidR="00B00D80" w:rsidRDefault="00B00D80" w:rsidP="00B00D80">
      <w:pPr>
        <w:pStyle w:val="2"/>
      </w:pPr>
      <w:r>
        <w:rPr>
          <w:rFonts w:hint="eastAsia"/>
        </w:rPr>
        <w:t>day</w:t>
      </w:r>
      <w:r>
        <w:t>28-01</w:t>
      </w:r>
      <w:r w:rsidR="00C04C73">
        <w:t>,02</w:t>
      </w:r>
    </w:p>
    <w:p w14:paraId="40FCCC0B" w14:textId="1BB8D7E9" w:rsidR="00C140FF" w:rsidRDefault="00C140FF" w:rsidP="00C140FF">
      <w:pPr>
        <w:pStyle w:val="2"/>
      </w:pPr>
      <w:r>
        <w:rPr>
          <w:rFonts w:hint="eastAsia"/>
        </w:rPr>
        <w:t>day</w:t>
      </w:r>
      <w:r>
        <w:t>28-0</w:t>
      </w:r>
      <w:r w:rsidR="00C04C73">
        <w:t>3</w:t>
      </w:r>
      <w:r>
        <w:t>(</w:t>
      </w:r>
      <w:r>
        <w:rPr>
          <w:rFonts w:hint="eastAsia"/>
        </w:rPr>
        <w:t>序列化</w:t>
      </w:r>
      <w:r>
        <w:t>)</w:t>
      </w:r>
    </w:p>
    <w:p w14:paraId="60C53179" w14:textId="5D709C4E" w:rsidR="00C140FF" w:rsidRDefault="00C140FF" w:rsidP="00C140FF">
      <w:pPr>
        <w:pStyle w:val="3"/>
      </w:pPr>
      <w:r>
        <w:rPr>
          <w:rFonts w:hint="eastAsia"/>
        </w:rPr>
        <w:t>js</w:t>
      </w:r>
      <w:r>
        <w:t>on</w:t>
      </w:r>
      <w:r>
        <w:rPr>
          <w:rFonts w:hint="eastAsia"/>
        </w:rPr>
        <w:t>格式的限制1</w:t>
      </w:r>
      <w:r w:rsidR="005E7593">
        <w:rPr>
          <w:rFonts w:hint="eastAsia"/>
        </w:rPr>
        <w:t>（json格式的key必须是字符串数据类型，如果数字为key</w:t>
      </w:r>
      <w:r w:rsidR="005E7593">
        <w:t>,</w:t>
      </w:r>
      <w:r w:rsidR="005E7593">
        <w:rPr>
          <w:rFonts w:hint="eastAsia"/>
        </w:rPr>
        <w:t>那么dump之后会强制转成字符串数据类型）</w:t>
      </w:r>
    </w:p>
    <w:p w14:paraId="736592FD" w14:textId="77777777" w:rsidR="005E7593" w:rsidRPr="005E7593" w:rsidRDefault="005E7593" w:rsidP="005E75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5E7593">
        <w:rPr>
          <w:rFonts w:ascii="宋体" w:eastAsia="宋体" w:hAnsi="宋体" w:cs="宋体" w:hint="eastAsia"/>
          <w:color w:val="A9B7C6"/>
          <w:kern w:val="0"/>
          <w:sz w:val="24"/>
          <w:szCs w:val="24"/>
        </w:rPr>
        <w:t>dic={</w:t>
      </w:r>
      <w:r w:rsidRPr="005E7593">
        <w:rPr>
          <w:rFonts w:ascii="宋体" w:eastAsia="宋体" w:hAnsi="宋体" w:cs="宋体" w:hint="eastAsia"/>
          <w:color w:val="6897BB"/>
          <w:kern w:val="0"/>
          <w:sz w:val="24"/>
          <w:szCs w:val="24"/>
        </w:rPr>
        <w:t>1</w:t>
      </w:r>
      <w:r w:rsidRPr="005E7593">
        <w:rPr>
          <w:rFonts w:ascii="宋体" w:eastAsia="宋体" w:hAnsi="宋体" w:cs="宋体" w:hint="eastAsia"/>
          <w:color w:val="A9B7C6"/>
          <w:kern w:val="0"/>
          <w:sz w:val="24"/>
          <w:szCs w:val="24"/>
        </w:rPr>
        <w:t>:</w:t>
      </w:r>
      <w:r w:rsidRPr="005E7593">
        <w:rPr>
          <w:rFonts w:ascii="宋体" w:eastAsia="宋体" w:hAnsi="宋体" w:cs="宋体" w:hint="eastAsia"/>
          <w:color w:val="6897BB"/>
          <w:kern w:val="0"/>
          <w:sz w:val="24"/>
          <w:szCs w:val="24"/>
        </w:rPr>
        <w:t>2</w:t>
      </w:r>
      <w:r w:rsidRPr="005E7593">
        <w:rPr>
          <w:rFonts w:ascii="宋体" w:eastAsia="宋体" w:hAnsi="宋体" w:cs="宋体" w:hint="eastAsia"/>
          <w:color w:val="CC7832"/>
          <w:kern w:val="0"/>
          <w:sz w:val="24"/>
          <w:szCs w:val="24"/>
        </w:rPr>
        <w:t>,</w:t>
      </w:r>
      <w:r w:rsidRPr="005E7593">
        <w:rPr>
          <w:rFonts w:ascii="宋体" w:eastAsia="宋体" w:hAnsi="宋体" w:cs="宋体" w:hint="eastAsia"/>
          <w:color w:val="6897BB"/>
          <w:kern w:val="0"/>
          <w:sz w:val="24"/>
          <w:szCs w:val="24"/>
        </w:rPr>
        <w:t>3</w:t>
      </w:r>
      <w:r w:rsidRPr="005E7593">
        <w:rPr>
          <w:rFonts w:ascii="宋体" w:eastAsia="宋体" w:hAnsi="宋体" w:cs="宋体" w:hint="eastAsia"/>
          <w:color w:val="A9B7C6"/>
          <w:kern w:val="0"/>
          <w:sz w:val="24"/>
          <w:szCs w:val="24"/>
        </w:rPr>
        <w:t>:</w:t>
      </w:r>
      <w:r w:rsidRPr="005E7593">
        <w:rPr>
          <w:rFonts w:ascii="宋体" w:eastAsia="宋体" w:hAnsi="宋体" w:cs="宋体" w:hint="eastAsia"/>
          <w:color w:val="6897BB"/>
          <w:kern w:val="0"/>
          <w:sz w:val="24"/>
          <w:szCs w:val="24"/>
        </w:rPr>
        <w:t>4</w:t>
      </w:r>
      <w:r w:rsidRPr="005E7593">
        <w:rPr>
          <w:rFonts w:ascii="宋体" w:eastAsia="宋体" w:hAnsi="宋体" w:cs="宋体" w:hint="eastAsia"/>
          <w:color w:val="A9B7C6"/>
          <w:kern w:val="0"/>
          <w:sz w:val="24"/>
          <w:szCs w:val="24"/>
        </w:rPr>
        <w:t>}</w:t>
      </w:r>
      <w:r w:rsidRPr="005E7593">
        <w:rPr>
          <w:rFonts w:ascii="宋体" w:eastAsia="宋体" w:hAnsi="宋体" w:cs="宋体" w:hint="eastAsia"/>
          <w:color w:val="A9B7C6"/>
          <w:kern w:val="0"/>
          <w:sz w:val="24"/>
          <w:szCs w:val="24"/>
        </w:rPr>
        <w:br/>
        <w:t>str_dic=json.dumps(dic)</w:t>
      </w:r>
      <w:r w:rsidRPr="005E7593">
        <w:rPr>
          <w:rFonts w:ascii="宋体" w:eastAsia="宋体" w:hAnsi="宋体" w:cs="宋体" w:hint="eastAsia"/>
          <w:color w:val="A9B7C6"/>
          <w:kern w:val="0"/>
          <w:sz w:val="24"/>
          <w:szCs w:val="24"/>
        </w:rPr>
        <w:br/>
      </w:r>
      <w:r w:rsidRPr="005E7593">
        <w:rPr>
          <w:rFonts w:ascii="宋体" w:eastAsia="宋体" w:hAnsi="宋体" w:cs="宋体" w:hint="eastAsia"/>
          <w:color w:val="8888C6"/>
          <w:kern w:val="0"/>
          <w:sz w:val="24"/>
          <w:szCs w:val="24"/>
        </w:rPr>
        <w:t>print</w:t>
      </w:r>
      <w:r w:rsidRPr="005E7593">
        <w:rPr>
          <w:rFonts w:ascii="宋体" w:eastAsia="宋体" w:hAnsi="宋体" w:cs="宋体" w:hint="eastAsia"/>
          <w:color w:val="A9B7C6"/>
          <w:kern w:val="0"/>
          <w:sz w:val="24"/>
          <w:szCs w:val="24"/>
        </w:rPr>
        <w:t>(str_dic)</w:t>
      </w:r>
      <w:r w:rsidRPr="005E7593">
        <w:rPr>
          <w:rFonts w:ascii="宋体" w:eastAsia="宋体" w:hAnsi="宋体" w:cs="宋体" w:hint="eastAsia"/>
          <w:color w:val="808080"/>
          <w:kern w:val="0"/>
          <w:sz w:val="24"/>
          <w:szCs w:val="24"/>
        </w:rPr>
        <w:t>#{"1": 2, "3": 4}</w:t>
      </w:r>
      <w:r w:rsidRPr="005E7593">
        <w:rPr>
          <w:rFonts w:ascii="宋体" w:eastAsia="宋体" w:hAnsi="宋体" w:cs="宋体" w:hint="eastAsia"/>
          <w:color w:val="808080"/>
          <w:kern w:val="0"/>
          <w:sz w:val="24"/>
          <w:szCs w:val="24"/>
        </w:rPr>
        <w:br/>
      </w:r>
      <w:r w:rsidRPr="005E7593">
        <w:rPr>
          <w:rFonts w:ascii="宋体" w:eastAsia="宋体" w:hAnsi="宋体" w:cs="宋体" w:hint="eastAsia"/>
          <w:color w:val="A9B7C6"/>
          <w:kern w:val="0"/>
          <w:sz w:val="24"/>
          <w:szCs w:val="24"/>
        </w:rPr>
        <w:t>new_dic=json.loads(str_dic)</w:t>
      </w:r>
      <w:r w:rsidRPr="005E7593">
        <w:rPr>
          <w:rFonts w:ascii="宋体" w:eastAsia="宋体" w:hAnsi="宋体" w:cs="宋体" w:hint="eastAsia"/>
          <w:color w:val="A9B7C6"/>
          <w:kern w:val="0"/>
          <w:sz w:val="24"/>
          <w:szCs w:val="24"/>
        </w:rPr>
        <w:br/>
      </w:r>
      <w:r w:rsidRPr="005E7593">
        <w:rPr>
          <w:rFonts w:ascii="宋体" w:eastAsia="宋体" w:hAnsi="宋体" w:cs="宋体" w:hint="eastAsia"/>
          <w:color w:val="8888C6"/>
          <w:kern w:val="0"/>
          <w:sz w:val="24"/>
          <w:szCs w:val="24"/>
        </w:rPr>
        <w:t>print</w:t>
      </w:r>
      <w:r w:rsidRPr="005E7593">
        <w:rPr>
          <w:rFonts w:ascii="宋体" w:eastAsia="宋体" w:hAnsi="宋体" w:cs="宋体" w:hint="eastAsia"/>
          <w:color w:val="A9B7C6"/>
          <w:kern w:val="0"/>
          <w:sz w:val="24"/>
          <w:szCs w:val="24"/>
        </w:rPr>
        <w:t>(new_dic)</w:t>
      </w:r>
      <w:r w:rsidRPr="005E7593">
        <w:rPr>
          <w:rFonts w:ascii="宋体" w:eastAsia="宋体" w:hAnsi="宋体" w:cs="宋体" w:hint="eastAsia"/>
          <w:color w:val="808080"/>
          <w:kern w:val="0"/>
          <w:sz w:val="24"/>
          <w:szCs w:val="24"/>
        </w:rPr>
        <w:t>#{'1': 2, '3': 4}</w:t>
      </w:r>
    </w:p>
    <w:p w14:paraId="0D81E68B" w14:textId="01E0D0C0" w:rsidR="00C140FF" w:rsidRPr="005E7593" w:rsidRDefault="005E7593" w:rsidP="005E7593">
      <w:pPr>
        <w:pStyle w:val="3"/>
      </w:pPr>
      <w:r>
        <w:rPr>
          <w:rFonts w:hint="eastAsia"/>
        </w:rPr>
        <w:t>json格式的限制2（对元组做value的字典会把元组强制转换成列表）</w:t>
      </w:r>
    </w:p>
    <w:p w14:paraId="65B3E618" w14:textId="77777777" w:rsidR="005E7593" w:rsidRPr="005E7593" w:rsidRDefault="005E7593" w:rsidP="005E75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5E7593">
        <w:rPr>
          <w:rFonts w:ascii="宋体" w:eastAsia="宋体" w:hAnsi="宋体" w:cs="宋体" w:hint="eastAsia"/>
          <w:color w:val="A9B7C6"/>
          <w:kern w:val="0"/>
          <w:sz w:val="24"/>
          <w:szCs w:val="24"/>
        </w:rPr>
        <w:t>dic={</w:t>
      </w:r>
      <w:r w:rsidRPr="005E7593">
        <w:rPr>
          <w:rFonts w:ascii="宋体" w:eastAsia="宋体" w:hAnsi="宋体" w:cs="宋体" w:hint="eastAsia"/>
          <w:color w:val="6A8759"/>
          <w:kern w:val="0"/>
          <w:sz w:val="24"/>
          <w:szCs w:val="24"/>
        </w:rPr>
        <w:t>'abc'</w:t>
      </w:r>
      <w:r w:rsidRPr="005E7593">
        <w:rPr>
          <w:rFonts w:ascii="宋体" w:eastAsia="宋体" w:hAnsi="宋体" w:cs="宋体" w:hint="eastAsia"/>
          <w:color w:val="A9B7C6"/>
          <w:kern w:val="0"/>
          <w:sz w:val="24"/>
          <w:szCs w:val="24"/>
        </w:rPr>
        <w:t>:(</w:t>
      </w:r>
      <w:r w:rsidRPr="005E7593">
        <w:rPr>
          <w:rFonts w:ascii="宋体" w:eastAsia="宋体" w:hAnsi="宋体" w:cs="宋体" w:hint="eastAsia"/>
          <w:color w:val="6897BB"/>
          <w:kern w:val="0"/>
          <w:sz w:val="24"/>
          <w:szCs w:val="24"/>
        </w:rPr>
        <w:t>1</w:t>
      </w:r>
      <w:r w:rsidRPr="005E7593">
        <w:rPr>
          <w:rFonts w:ascii="宋体" w:eastAsia="宋体" w:hAnsi="宋体" w:cs="宋体" w:hint="eastAsia"/>
          <w:color w:val="CC7832"/>
          <w:kern w:val="0"/>
          <w:sz w:val="24"/>
          <w:szCs w:val="24"/>
        </w:rPr>
        <w:t>,</w:t>
      </w:r>
      <w:r w:rsidRPr="005E7593">
        <w:rPr>
          <w:rFonts w:ascii="宋体" w:eastAsia="宋体" w:hAnsi="宋体" w:cs="宋体" w:hint="eastAsia"/>
          <w:color w:val="6897BB"/>
          <w:kern w:val="0"/>
          <w:sz w:val="24"/>
          <w:szCs w:val="24"/>
        </w:rPr>
        <w:t>2</w:t>
      </w:r>
      <w:r w:rsidRPr="005E7593">
        <w:rPr>
          <w:rFonts w:ascii="宋体" w:eastAsia="宋体" w:hAnsi="宋体" w:cs="宋体" w:hint="eastAsia"/>
          <w:color w:val="CC7832"/>
          <w:kern w:val="0"/>
          <w:sz w:val="24"/>
          <w:szCs w:val="24"/>
        </w:rPr>
        <w:t>,</w:t>
      </w:r>
      <w:r w:rsidRPr="005E7593">
        <w:rPr>
          <w:rFonts w:ascii="宋体" w:eastAsia="宋体" w:hAnsi="宋体" w:cs="宋体" w:hint="eastAsia"/>
          <w:color w:val="6897BB"/>
          <w:kern w:val="0"/>
          <w:sz w:val="24"/>
          <w:szCs w:val="24"/>
        </w:rPr>
        <w:t>3</w:t>
      </w:r>
      <w:r w:rsidRPr="005E7593">
        <w:rPr>
          <w:rFonts w:ascii="宋体" w:eastAsia="宋体" w:hAnsi="宋体" w:cs="宋体" w:hint="eastAsia"/>
          <w:color w:val="A9B7C6"/>
          <w:kern w:val="0"/>
          <w:sz w:val="24"/>
          <w:szCs w:val="24"/>
        </w:rPr>
        <w:t>)}</w:t>
      </w:r>
      <w:r w:rsidRPr="005E7593">
        <w:rPr>
          <w:rFonts w:ascii="宋体" w:eastAsia="宋体" w:hAnsi="宋体" w:cs="宋体" w:hint="eastAsia"/>
          <w:color w:val="A9B7C6"/>
          <w:kern w:val="0"/>
          <w:sz w:val="24"/>
          <w:szCs w:val="24"/>
        </w:rPr>
        <w:br/>
        <w:t>str_dic=json.dumps(dic)</w:t>
      </w:r>
      <w:r w:rsidRPr="005E7593">
        <w:rPr>
          <w:rFonts w:ascii="宋体" w:eastAsia="宋体" w:hAnsi="宋体" w:cs="宋体" w:hint="eastAsia"/>
          <w:color w:val="A9B7C6"/>
          <w:kern w:val="0"/>
          <w:sz w:val="24"/>
          <w:szCs w:val="24"/>
        </w:rPr>
        <w:br/>
      </w:r>
      <w:r w:rsidRPr="005E7593">
        <w:rPr>
          <w:rFonts w:ascii="宋体" w:eastAsia="宋体" w:hAnsi="宋体" w:cs="宋体" w:hint="eastAsia"/>
          <w:color w:val="8888C6"/>
          <w:kern w:val="0"/>
          <w:sz w:val="24"/>
          <w:szCs w:val="24"/>
        </w:rPr>
        <w:t>print</w:t>
      </w:r>
      <w:r w:rsidRPr="005E7593">
        <w:rPr>
          <w:rFonts w:ascii="宋体" w:eastAsia="宋体" w:hAnsi="宋体" w:cs="宋体" w:hint="eastAsia"/>
          <w:color w:val="A9B7C6"/>
          <w:kern w:val="0"/>
          <w:sz w:val="24"/>
          <w:szCs w:val="24"/>
        </w:rPr>
        <w:t>(str_dic)</w:t>
      </w:r>
      <w:r w:rsidRPr="005E7593">
        <w:rPr>
          <w:rFonts w:ascii="宋体" w:eastAsia="宋体" w:hAnsi="宋体" w:cs="宋体" w:hint="eastAsia"/>
          <w:color w:val="808080"/>
          <w:kern w:val="0"/>
          <w:sz w:val="24"/>
          <w:szCs w:val="24"/>
        </w:rPr>
        <w:t>#{"abc": [1, 2, 3]}</w:t>
      </w:r>
      <w:r w:rsidRPr="005E7593">
        <w:rPr>
          <w:rFonts w:ascii="宋体" w:eastAsia="宋体" w:hAnsi="宋体" w:cs="宋体" w:hint="eastAsia"/>
          <w:color w:val="808080"/>
          <w:kern w:val="0"/>
          <w:sz w:val="24"/>
          <w:szCs w:val="24"/>
        </w:rPr>
        <w:br/>
      </w:r>
      <w:r w:rsidRPr="005E7593">
        <w:rPr>
          <w:rFonts w:ascii="宋体" w:eastAsia="宋体" w:hAnsi="宋体" w:cs="宋体" w:hint="eastAsia"/>
          <w:color w:val="A9B7C6"/>
          <w:kern w:val="0"/>
          <w:sz w:val="24"/>
          <w:szCs w:val="24"/>
        </w:rPr>
        <w:t>new_dic=json.loads(str_dic)</w:t>
      </w:r>
      <w:r w:rsidRPr="005E7593">
        <w:rPr>
          <w:rFonts w:ascii="宋体" w:eastAsia="宋体" w:hAnsi="宋体" w:cs="宋体" w:hint="eastAsia"/>
          <w:color w:val="A9B7C6"/>
          <w:kern w:val="0"/>
          <w:sz w:val="24"/>
          <w:szCs w:val="24"/>
        </w:rPr>
        <w:br/>
      </w:r>
      <w:r w:rsidRPr="005E7593">
        <w:rPr>
          <w:rFonts w:ascii="宋体" w:eastAsia="宋体" w:hAnsi="宋体" w:cs="宋体" w:hint="eastAsia"/>
          <w:color w:val="8888C6"/>
          <w:kern w:val="0"/>
          <w:sz w:val="24"/>
          <w:szCs w:val="24"/>
        </w:rPr>
        <w:t>print</w:t>
      </w:r>
      <w:r w:rsidRPr="005E7593">
        <w:rPr>
          <w:rFonts w:ascii="宋体" w:eastAsia="宋体" w:hAnsi="宋体" w:cs="宋体" w:hint="eastAsia"/>
          <w:color w:val="A9B7C6"/>
          <w:kern w:val="0"/>
          <w:sz w:val="24"/>
          <w:szCs w:val="24"/>
        </w:rPr>
        <w:t>(new_dic)</w:t>
      </w:r>
      <w:r w:rsidRPr="005E7593">
        <w:rPr>
          <w:rFonts w:ascii="宋体" w:eastAsia="宋体" w:hAnsi="宋体" w:cs="宋体" w:hint="eastAsia"/>
          <w:color w:val="808080"/>
          <w:kern w:val="0"/>
          <w:sz w:val="24"/>
          <w:szCs w:val="24"/>
        </w:rPr>
        <w:t>#{'abc': [1, 2, 3]}</w:t>
      </w:r>
    </w:p>
    <w:p w14:paraId="6959AEC5" w14:textId="7B38A3C5" w:rsidR="00B00D80" w:rsidRDefault="005E7593" w:rsidP="005E7593">
      <w:pPr>
        <w:pStyle w:val="3"/>
      </w:pPr>
      <w:r>
        <w:rPr>
          <w:rFonts w:hint="eastAsia"/>
        </w:rPr>
        <w:t>json的格式限制3（对元组做key会报错，因为元组</w:t>
      </w:r>
      <w:proofErr w:type="gramStart"/>
      <w:r>
        <w:rPr>
          <w:rFonts w:hint="eastAsia"/>
        </w:rPr>
        <w:t>序列化会</w:t>
      </w:r>
      <w:proofErr w:type="gramEnd"/>
      <w:r>
        <w:rPr>
          <w:rFonts w:hint="eastAsia"/>
        </w:rPr>
        <w:t>变成list）</w:t>
      </w:r>
    </w:p>
    <w:p w14:paraId="46EFAA7C" w14:textId="7AA42168" w:rsidR="0061214E" w:rsidRPr="0061214E" w:rsidRDefault="0061214E" w:rsidP="0061214E">
      <w:pPr>
        <w:pStyle w:val="3"/>
      </w:pPr>
      <w:r>
        <w:rPr>
          <w:rFonts w:hint="eastAsia"/>
        </w:rPr>
        <w:t>j</w:t>
      </w:r>
      <w:r>
        <w:t>son</w:t>
      </w:r>
      <w:r>
        <w:rPr>
          <w:rFonts w:hint="eastAsia"/>
        </w:rPr>
        <w:t>的规则4</w:t>
      </w:r>
    </w:p>
    <w:p w14:paraId="4DA1AD35" w14:textId="20043CE9" w:rsidR="0007679B" w:rsidRDefault="0007679B" w:rsidP="0007679B">
      <w:r w:rsidRPr="0007679B">
        <w:rPr>
          <w:rFonts w:hint="eastAsia"/>
          <w:highlight w:val="magenta"/>
        </w:rPr>
        <w:t>j</w:t>
      </w:r>
      <w:r w:rsidRPr="0007679B">
        <w:rPr>
          <w:highlight w:val="magenta"/>
        </w:rPr>
        <w:t>son</w:t>
      </w:r>
      <w:r w:rsidRPr="0007679B">
        <w:rPr>
          <w:rFonts w:hint="eastAsia"/>
          <w:highlight w:val="magenta"/>
        </w:rPr>
        <w:t>的规则（如果你自己写了个json数据所有的key都必须用双引号引起来）</w:t>
      </w:r>
    </w:p>
    <w:p w14:paraId="5DA189F7" w14:textId="63B2A2E6" w:rsidR="0007679B" w:rsidRDefault="0007679B" w:rsidP="0007679B">
      <w:r w:rsidRPr="0061214E">
        <w:rPr>
          <w:rFonts w:hint="eastAsia"/>
          <w:highlight w:val="magenta"/>
        </w:rPr>
        <w:t>可以多次dump但是多次dump后不能load</w:t>
      </w:r>
      <w:r w:rsidRPr="0061214E">
        <w:rPr>
          <w:highlight w:val="magenta"/>
        </w:rPr>
        <w:t>(</w:t>
      </w:r>
      <w:r w:rsidRPr="0061214E">
        <w:rPr>
          <w:rFonts w:hint="eastAsia"/>
          <w:highlight w:val="magenta"/>
        </w:rPr>
        <w:t>因为多次dump后，数据类型的量变多了，也就是在文件了些了多个json数据，但是读数据的时候只能读取一个，如果非要这样做就</w:t>
      </w:r>
      <w:r w:rsidR="0061214E" w:rsidRPr="0061214E">
        <w:rPr>
          <w:rFonts w:hint="eastAsia"/>
          <w:highlight w:val="magenta"/>
        </w:rPr>
        <w:t>要，只能这样</w:t>
      </w:r>
      <w:r w:rsidRPr="0061214E">
        <w:rPr>
          <w:highlight w:val="magenta"/>
        </w:rPr>
        <w:t>)</w:t>
      </w:r>
    </w:p>
    <w:p w14:paraId="211CA7F1" w14:textId="77777777" w:rsidR="0061214E" w:rsidRPr="0061214E" w:rsidRDefault="0061214E" w:rsidP="006121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61214E">
        <w:rPr>
          <w:rFonts w:ascii="宋体" w:eastAsia="宋体" w:hAnsi="宋体" w:cs="宋体" w:hint="eastAsia"/>
          <w:color w:val="A9B7C6"/>
          <w:kern w:val="0"/>
          <w:sz w:val="24"/>
          <w:szCs w:val="24"/>
        </w:rPr>
        <w:lastRenderedPageBreak/>
        <w:t>dic={</w:t>
      </w:r>
      <w:r w:rsidRPr="0061214E">
        <w:rPr>
          <w:rFonts w:ascii="宋体" w:eastAsia="宋体" w:hAnsi="宋体" w:cs="宋体" w:hint="eastAsia"/>
          <w:color w:val="6A8759"/>
          <w:kern w:val="0"/>
          <w:sz w:val="24"/>
          <w:szCs w:val="24"/>
        </w:rPr>
        <w:t>'abc'</w:t>
      </w:r>
      <w:r w:rsidRPr="0061214E">
        <w:rPr>
          <w:rFonts w:ascii="宋体" w:eastAsia="宋体" w:hAnsi="宋体" w:cs="宋体" w:hint="eastAsia"/>
          <w:color w:val="A9B7C6"/>
          <w:kern w:val="0"/>
          <w:sz w:val="24"/>
          <w:szCs w:val="24"/>
        </w:rPr>
        <w:t>:(</w:t>
      </w:r>
      <w:r w:rsidRPr="0061214E">
        <w:rPr>
          <w:rFonts w:ascii="宋体" w:eastAsia="宋体" w:hAnsi="宋体" w:cs="宋体" w:hint="eastAsia"/>
          <w:color w:val="6897BB"/>
          <w:kern w:val="0"/>
          <w:sz w:val="24"/>
          <w:szCs w:val="24"/>
        </w:rPr>
        <w:t>1</w:t>
      </w:r>
      <w:r w:rsidRPr="0061214E">
        <w:rPr>
          <w:rFonts w:ascii="宋体" w:eastAsia="宋体" w:hAnsi="宋体" w:cs="宋体" w:hint="eastAsia"/>
          <w:color w:val="CC7832"/>
          <w:kern w:val="0"/>
          <w:sz w:val="24"/>
          <w:szCs w:val="24"/>
        </w:rPr>
        <w:t>,</w:t>
      </w:r>
      <w:r w:rsidRPr="0061214E">
        <w:rPr>
          <w:rFonts w:ascii="宋体" w:eastAsia="宋体" w:hAnsi="宋体" w:cs="宋体" w:hint="eastAsia"/>
          <w:color w:val="6897BB"/>
          <w:kern w:val="0"/>
          <w:sz w:val="24"/>
          <w:szCs w:val="24"/>
        </w:rPr>
        <w:t>2</w:t>
      </w:r>
      <w:r w:rsidRPr="0061214E">
        <w:rPr>
          <w:rFonts w:ascii="宋体" w:eastAsia="宋体" w:hAnsi="宋体" w:cs="宋体" w:hint="eastAsia"/>
          <w:color w:val="CC7832"/>
          <w:kern w:val="0"/>
          <w:sz w:val="24"/>
          <w:szCs w:val="24"/>
        </w:rPr>
        <w:t>,</w:t>
      </w:r>
      <w:r w:rsidRPr="0061214E">
        <w:rPr>
          <w:rFonts w:ascii="宋体" w:eastAsia="宋体" w:hAnsi="宋体" w:cs="宋体" w:hint="eastAsia"/>
          <w:color w:val="6897BB"/>
          <w:kern w:val="0"/>
          <w:sz w:val="24"/>
          <w:szCs w:val="24"/>
        </w:rPr>
        <w:t>3</w:t>
      </w:r>
      <w:r w:rsidRPr="0061214E">
        <w:rPr>
          <w:rFonts w:ascii="宋体" w:eastAsia="宋体" w:hAnsi="宋体" w:cs="宋体" w:hint="eastAsia"/>
          <w:color w:val="A9B7C6"/>
          <w:kern w:val="0"/>
          <w:sz w:val="24"/>
          <w:szCs w:val="24"/>
        </w:rPr>
        <w:t>)}</w:t>
      </w:r>
      <w:r w:rsidRPr="0061214E">
        <w:rPr>
          <w:rFonts w:ascii="宋体" w:eastAsia="宋体" w:hAnsi="宋体" w:cs="宋体" w:hint="eastAsia"/>
          <w:color w:val="A9B7C6"/>
          <w:kern w:val="0"/>
          <w:sz w:val="24"/>
          <w:szCs w:val="24"/>
        </w:rPr>
        <w:br/>
        <w:t>lst=[</w:t>
      </w:r>
      <w:r w:rsidRPr="0061214E">
        <w:rPr>
          <w:rFonts w:ascii="宋体" w:eastAsia="宋体" w:hAnsi="宋体" w:cs="宋体" w:hint="eastAsia"/>
          <w:color w:val="6A8759"/>
          <w:kern w:val="0"/>
          <w:sz w:val="24"/>
          <w:szCs w:val="24"/>
        </w:rPr>
        <w:t>'aaa'</w:t>
      </w:r>
      <w:r w:rsidRPr="0061214E">
        <w:rPr>
          <w:rFonts w:ascii="宋体" w:eastAsia="宋体" w:hAnsi="宋体" w:cs="宋体" w:hint="eastAsia"/>
          <w:color w:val="CC7832"/>
          <w:kern w:val="0"/>
          <w:sz w:val="24"/>
          <w:szCs w:val="24"/>
        </w:rPr>
        <w:t>,</w:t>
      </w:r>
      <w:r w:rsidRPr="0061214E">
        <w:rPr>
          <w:rFonts w:ascii="宋体" w:eastAsia="宋体" w:hAnsi="宋体" w:cs="宋体" w:hint="eastAsia"/>
          <w:color w:val="6A8759"/>
          <w:kern w:val="0"/>
          <w:sz w:val="24"/>
          <w:szCs w:val="24"/>
        </w:rPr>
        <w:t>'bbb'</w:t>
      </w:r>
      <w:r w:rsidRPr="0061214E">
        <w:rPr>
          <w:rFonts w:ascii="宋体" w:eastAsia="宋体" w:hAnsi="宋体" w:cs="宋体" w:hint="eastAsia"/>
          <w:color w:val="CC7832"/>
          <w:kern w:val="0"/>
          <w:sz w:val="24"/>
          <w:szCs w:val="24"/>
        </w:rPr>
        <w:t>,</w:t>
      </w:r>
      <w:r w:rsidRPr="0061214E">
        <w:rPr>
          <w:rFonts w:ascii="宋体" w:eastAsia="宋体" w:hAnsi="宋体" w:cs="宋体" w:hint="eastAsia"/>
          <w:color w:val="6A8759"/>
          <w:kern w:val="0"/>
          <w:sz w:val="24"/>
          <w:szCs w:val="24"/>
        </w:rPr>
        <w:t>'cccc'</w:t>
      </w:r>
      <w:r w:rsidRPr="0061214E">
        <w:rPr>
          <w:rFonts w:ascii="宋体" w:eastAsia="宋体" w:hAnsi="宋体" w:cs="宋体" w:hint="eastAsia"/>
          <w:color w:val="CC7832"/>
          <w:kern w:val="0"/>
          <w:sz w:val="24"/>
          <w:szCs w:val="24"/>
        </w:rPr>
        <w:t>,</w:t>
      </w:r>
      <w:r w:rsidRPr="0061214E">
        <w:rPr>
          <w:rFonts w:ascii="宋体" w:eastAsia="宋体" w:hAnsi="宋体" w:cs="宋体" w:hint="eastAsia"/>
          <w:color w:val="6A8759"/>
          <w:kern w:val="0"/>
          <w:sz w:val="24"/>
          <w:szCs w:val="24"/>
        </w:rPr>
        <w:t>'ddd'</w:t>
      </w:r>
      <w:r w:rsidRPr="0061214E">
        <w:rPr>
          <w:rFonts w:ascii="宋体" w:eastAsia="宋体" w:hAnsi="宋体" w:cs="宋体" w:hint="eastAsia"/>
          <w:color w:val="A9B7C6"/>
          <w:kern w:val="0"/>
          <w:sz w:val="24"/>
          <w:szCs w:val="24"/>
        </w:rPr>
        <w:t>]</w:t>
      </w:r>
      <w:r w:rsidRPr="0061214E">
        <w:rPr>
          <w:rFonts w:ascii="宋体" w:eastAsia="宋体" w:hAnsi="宋体" w:cs="宋体" w:hint="eastAsia"/>
          <w:color w:val="A9B7C6"/>
          <w:kern w:val="0"/>
          <w:sz w:val="24"/>
          <w:szCs w:val="24"/>
        </w:rPr>
        <w:br/>
      </w:r>
      <w:r w:rsidRPr="0061214E">
        <w:rPr>
          <w:rFonts w:ascii="宋体" w:eastAsia="宋体" w:hAnsi="宋体" w:cs="宋体" w:hint="eastAsia"/>
          <w:color w:val="CC7832"/>
          <w:kern w:val="0"/>
          <w:sz w:val="24"/>
          <w:szCs w:val="24"/>
        </w:rPr>
        <w:t xml:space="preserve">with </w:t>
      </w:r>
      <w:r w:rsidRPr="0061214E">
        <w:rPr>
          <w:rFonts w:ascii="宋体" w:eastAsia="宋体" w:hAnsi="宋体" w:cs="宋体" w:hint="eastAsia"/>
          <w:color w:val="8888C6"/>
          <w:kern w:val="0"/>
          <w:sz w:val="24"/>
          <w:szCs w:val="24"/>
        </w:rPr>
        <w:t>open</w:t>
      </w:r>
      <w:r w:rsidRPr="0061214E">
        <w:rPr>
          <w:rFonts w:ascii="宋体" w:eastAsia="宋体" w:hAnsi="宋体" w:cs="宋体" w:hint="eastAsia"/>
          <w:color w:val="A9B7C6"/>
          <w:kern w:val="0"/>
          <w:sz w:val="24"/>
          <w:szCs w:val="24"/>
        </w:rPr>
        <w:t>(</w:t>
      </w:r>
      <w:r w:rsidRPr="0061214E">
        <w:rPr>
          <w:rFonts w:ascii="宋体" w:eastAsia="宋体" w:hAnsi="宋体" w:cs="宋体" w:hint="eastAsia"/>
          <w:color w:val="6A8759"/>
          <w:kern w:val="0"/>
          <w:sz w:val="24"/>
          <w:szCs w:val="24"/>
        </w:rPr>
        <w:t>'json'</w:t>
      </w:r>
      <w:r w:rsidRPr="0061214E">
        <w:rPr>
          <w:rFonts w:ascii="宋体" w:eastAsia="宋体" w:hAnsi="宋体" w:cs="宋体" w:hint="eastAsia"/>
          <w:color w:val="CC7832"/>
          <w:kern w:val="0"/>
          <w:sz w:val="24"/>
          <w:szCs w:val="24"/>
        </w:rPr>
        <w:t>,</w:t>
      </w:r>
      <w:r w:rsidRPr="0061214E">
        <w:rPr>
          <w:rFonts w:ascii="宋体" w:eastAsia="宋体" w:hAnsi="宋体" w:cs="宋体" w:hint="eastAsia"/>
          <w:color w:val="AA4926"/>
          <w:kern w:val="0"/>
          <w:sz w:val="24"/>
          <w:szCs w:val="24"/>
        </w:rPr>
        <w:t>mode</w:t>
      </w:r>
      <w:r w:rsidRPr="0061214E">
        <w:rPr>
          <w:rFonts w:ascii="宋体" w:eastAsia="宋体" w:hAnsi="宋体" w:cs="宋体" w:hint="eastAsia"/>
          <w:color w:val="A9B7C6"/>
          <w:kern w:val="0"/>
          <w:sz w:val="24"/>
          <w:szCs w:val="24"/>
        </w:rPr>
        <w:t>=</w:t>
      </w:r>
      <w:r w:rsidRPr="0061214E">
        <w:rPr>
          <w:rFonts w:ascii="宋体" w:eastAsia="宋体" w:hAnsi="宋体" w:cs="宋体" w:hint="eastAsia"/>
          <w:color w:val="6A8759"/>
          <w:kern w:val="0"/>
          <w:sz w:val="24"/>
          <w:szCs w:val="24"/>
        </w:rPr>
        <w:t>"w"</w:t>
      </w:r>
      <w:r w:rsidRPr="0061214E">
        <w:rPr>
          <w:rFonts w:ascii="宋体" w:eastAsia="宋体" w:hAnsi="宋体" w:cs="宋体" w:hint="eastAsia"/>
          <w:color w:val="CC7832"/>
          <w:kern w:val="0"/>
          <w:sz w:val="24"/>
          <w:szCs w:val="24"/>
        </w:rPr>
        <w:t>,</w:t>
      </w:r>
      <w:r w:rsidRPr="0061214E">
        <w:rPr>
          <w:rFonts w:ascii="宋体" w:eastAsia="宋体" w:hAnsi="宋体" w:cs="宋体" w:hint="eastAsia"/>
          <w:color w:val="AA4926"/>
          <w:kern w:val="0"/>
          <w:sz w:val="24"/>
          <w:szCs w:val="24"/>
        </w:rPr>
        <w:t>encoding</w:t>
      </w:r>
      <w:r w:rsidRPr="0061214E">
        <w:rPr>
          <w:rFonts w:ascii="宋体" w:eastAsia="宋体" w:hAnsi="宋体" w:cs="宋体" w:hint="eastAsia"/>
          <w:color w:val="A9B7C6"/>
          <w:kern w:val="0"/>
          <w:sz w:val="24"/>
          <w:szCs w:val="24"/>
        </w:rPr>
        <w:t>=</w:t>
      </w:r>
      <w:r w:rsidRPr="0061214E">
        <w:rPr>
          <w:rFonts w:ascii="宋体" w:eastAsia="宋体" w:hAnsi="宋体" w:cs="宋体" w:hint="eastAsia"/>
          <w:color w:val="6A8759"/>
          <w:kern w:val="0"/>
          <w:sz w:val="24"/>
          <w:szCs w:val="24"/>
        </w:rPr>
        <w:t>"UTF-8"</w:t>
      </w:r>
      <w:r w:rsidRPr="0061214E">
        <w:rPr>
          <w:rFonts w:ascii="宋体" w:eastAsia="宋体" w:hAnsi="宋体" w:cs="宋体" w:hint="eastAsia"/>
          <w:color w:val="A9B7C6"/>
          <w:kern w:val="0"/>
          <w:sz w:val="24"/>
          <w:szCs w:val="24"/>
        </w:rPr>
        <w:t xml:space="preserve">) </w:t>
      </w:r>
      <w:r w:rsidRPr="0061214E">
        <w:rPr>
          <w:rFonts w:ascii="宋体" w:eastAsia="宋体" w:hAnsi="宋体" w:cs="宋体" w:hint="eastAsia"/>
          <w:color w:val="CC7832"/>
          <w:kern w:val="0"/>
          <w:sz w:val="24"/>
          <w:szCs w:val="24"/>
        </w:rPr>
        <w:t xml:space="preserve">as </w:t>
      </w:r>
      <w:r w:rsidRPr="0061214E">
        <w:rPr>
          <w:rFonts w:ascii="宋体" w:eastAsia="宋体" w:hAnsi="宋体" w:cs="宋体" w:hint="eastAsia"/>
          <w:color w:val="A9B7C6"/>
          <w:kern w:val="0"/>
          <w:sz w:val="24"/>
          <w:szCs w:val="24"/>
        </w:rPr>
        <w:t>f:</w:t>
      </w:r>
      <w:r w:rsidRPr="0061214E">
        <w:rPr>
          <w:rFonts w:ascii="宋体" w:eastAsia="宋体" w:hAnsi="宋体" w:cs="宋体" w:hint="eastAsia"/>
          <w:color w:val="A9B7C6"/>
          <w:kern w:val="0"/>
          <w:sz w:val="24"/>
          <w:szCs w:val="24"/>
        </w:rPr>
        <w:br/>
        <w:t xml:space="preserve">    str_dic=json.dumps(dic)</w:t>
      </w:r>
      <w:r w:rsidRPr="0061214E">
        <w:rPr>
          <w:rFonts w:ascii="宋体" w:eastAsia="宋体" w:hAnsi="宋体" w:cs="宋体" w:hint="eastAsia"/>
          <w:color w:val="A9B7C6"/>
          <w:kern w:val="0"/>
          <w:sz w:val="24"/>
          <w:szCs w:val="24"/>
        </w:rPr>
        <w:br/>
        <w:t xml:space="preserve">    str_lst=json.dumps(lst)</w:t>
      </w:r>
      <w:r w:rsidRPr="0061214E">
        <w:rPr>
          <w:rFonts w:ascii="宋体" w:eastAsia="宋体" w:hAnsi="宋体" w:cs="宋体" w:hint="eastAsia"/>
          <w:color w:val="A9B7C6"/>
          <w:kern w:val="0"/>
          <w:sz w:val="24"/>
          <w:szCs w:val="24"/>
        </w:rPr>
        <w:br/>
        <w:t xml:space="preserve">    f.write(str_dic+</w:t>
      </w:r>
      <w:r w:rsidRPr="0061214E">
        <w:rPr>
          <w:rFonts w:ascii="宋体" w:eastAsia="宋体" w:hAnsi="宋体" w:cs="宋体" w:hint="eastAsia"/>
          <w:color w:val="6A8759"/>
          <w:kern w:val="0"/>
          <w:sz w:val="24"/>
          <w:szCs w:val="24"/>
        </w:rPr>
        <w:t>"</w:t>
      </w:r>
      <w:r w:rsidRPr="0061214E">
        <w:rPr>
          <w:rFonts w:ascii="宋体" w:eastAsia="宋体" w:hAnsi="宋体" w:cs="宋体" w:hint="eastAsia"/>
          <w:color w:val="CC7832"/>
          <w:kern w:val="0"/>
          <w:sz w:val="24"/>
          <w:szCs w:val="24"/>
        </w:rPr>
        <w:t>\n</w:t>
      </w:r>
      <w:r w:rsidRPr="0061214E">
        <w:rPr>
          <w:rFonts w:ascii="宋体" w:eastAsia="宋体" w:hAnsi="宋体" w:cs="宋体" w:hint="eastAsia"/>
          <w:color w:val="6A8759"/>
          <w:kern w:val="0"/>
          <w:sz w:val="24"/>
          <w:szCs w:val="24"/>
        </w:rPr>
        <w:t>"</w:t>
      </w:r>
      <w:r w:rsidRPr="0061214E">
        <w:rPr>
          <w:rFonts w:ascii="宋体" w:eastAsia="宋体" w:hAnsi="宋体" w:cs="宋体" w:hint="eastAsia"/>
          <w:color w:val="A9B7C6"/>
          <w:kern w:val="0"/>
          <w:sz w:val="24"/>
          <w:szCs w:val="24"/>
        </w:rPr>
        <w:t>)</w:t>
      </w:r>
      <w:r w:rsidRPr="0061214E">
        <w:rPr>
          <w:rFonts w:ascii="宋体" w:eastAsia="宋体" w:hAnsi="宋体" w:cs="宋体" w:hint="eastAsia"/>
          <w:color w:val="A9B7C6"/>
          <w:kern w:val="0"/>
          <w:sz w:val="24"/>
          <w:szCs w:val="24"/>
        </w:rPr>
        <w:br/>
        <w:t xml:space="preserve">    f.write(str_lst+</w:t>
      </w:r>
      <w:r w:rsidRPr="0061214E">
        <w:rPr>
          <w:rFonts w:ascii="宋体" w:eastAsia="宋体" w:hAnsi="宋体" w:cs="宋体" w:hint="eastAsia"/>
          <w:color w:val="6A8759"/>
          <w:kern w:val="0"/>
          <w:sz w:val="24"/>
          <w:szCs w:val="24"/>
        </w:rPr>
        <w:t>"</w:t>
      </w:r>
      <w:r w:rsidRPr="0061214E">
        <w:rPr>
          <w:rFonts w:ascii="宋体" w:eastAsia="宋体" w:hAnsi="宋体" w:cs="宋体" w:hint="eastAsia"/>
          <w:color w:val="CC7832"/>
          <w:kern w:val="0"/>
          <w:sz w:val="24"/>
          <w:szCs w:val="24"/>
        </w:rPr>
        <w:t>\n</w:t>
      </w:r>
      <w:r w:rsidRPr="0061214E">
        <w:rPr>
          <w:rFonts w:ascii="宋体" w:eastAsia="宋体" w:hAnsi="宋体" w:cs="宋体" w:hint="eastAsia"/>
          <w:color w:val="6A8759"/>
          <w:kern w:val="0"/>
          <w:sz w:val="24"/>
          <w:szCs w:val="24"/>
        </w:rPr>
        <w:t>"</w:t>
      </w:r>
      <w:r w:rsidRPr="0061214E">
        <w:rPr>
          <w:rFonts w:ascii="宋体" w:eastAsia="宋体" w:hAnsi="宋体" w:cs="宋体" w:hint="eastAsia"/>
          <w:color w:val="A9B7C6"/>
          <w:kern w:val="0"/>
          <w:sz w:val="24"/>
          <w:szCs w:val="24"/>
        </w:rPr>
        <w:t>)</w:t>
      </w:r>
      <w:r w:rsidRPr="0061214E">
        <w:rPr>
          <w:rFonts w:ascii="宋体" w:eastAsia="宋体" w:hAnsi="宋体" w:cs="宋体" w:hint="eastAsia"/>
          <w:color w:val="A9B7C6"/>
          <w:kern w:val="0"/>
          <w:sz w:val="24"/>
          <w:szCs w:val="24"/>
        </w:rPr>
        <w:br/>
      </w:r>
      <w:r w:rsidRPr="0061214E">
        <w:rPr>
          <w:rFonts w:ascii="宋体" w:eastAsia="宋体" w:hAnsi="宋体" w:cs="宋体" w:hint="eastAsia"/>
          <w:color w:val="A9B7C6"/>
          <w:kern w:val="0"/>
          <w:sz w:val="24"/>
          <w:szCs w:val="24"/>
        </w:rPr>
        <w:br/>
      </w:r>
      <w:r w:rsidRPr="0061214E">
        <w:rPr>
          <w:rFonts w:ascii="宋体" w:eastAsia="宋体" w:hAnsi="宋体" w:cs="宋体" w:hint="eastAsia"/>
          <w:color w:val="CC7832"/>
          <w:kern w:val="0"/>
          <w:sz w:val="24"/>
          <w:szCs w:val="24"/>
        </w:rPr>
        <w:t xml:space="preserve">with </w:t>
      </w:r>
      <w:r w:rsidRPr="0061214E">
        <w:rPr>
          <w:rFonts w:ascii="宋体" w:eastAsia="宋体" w:hAnsi="宋体" w:cs="宋体" w:hint="eastAsia"/>
          <w:color w:val="8888C6"/>
          <w:kern w:val="0"/>
          <w:sz w:val="24"/>
          <w:szCs w:val="24"/>
        </w:rPr>
        <w:t>open</w:t>
      </w:r>
      <w:r w:rsidRPr="0061214E">
        <w:rPr>
          <w:rFonts w:ascii="宋体" w:eastAsia="宋体" w:hAnsi="宋体" w:cs="宋体" w:hint="eastAsia"/>
          <w:color w:val="A9B7C6"/>
          <w:kern w:val="0"/>
          <w:sz w:val="24"/>
          <w:szCs w:val="24"/>
        </w:rPr>
        <w:t>(</w:t>
      </w:r>
      <w:r w:rsidRPr="0061214E">
        <w:rPr>
          <w:rFonts w:ascii="宋体" w:eastAsia="宋体" w:hAnsi="宋体" w:cs="宋体" w:hint="eastAsia"/>
          <w:color w:val="6A8759"/>
          <w:kern w:val="0"/>
          <w:sz w:val="24"/>
          <w:szCs w:val="24"/>
        </w:rPr>
        <w:t>'json'</w:t>
      </w:r>
      <w:r w:rsidRPr="0061214E">
        <w:rPr>
          <w:rFonts w:ascii="宋体" w:eastAsia="宋体" w:hAnsi="宋体" w:cs="宋体" w:hint="eastAsia"/>
          <w:color w:val="CC7832"/>
          <w:kern w:val="0"/>
          <w:sz w:val="24"/>
          <w:szCs w:val="24"/>
        </w:rPr>
        <w:t>,</w:t>
      </w:r>
      <w:r w:rsidRPr="0061214E">
        <w:rPr>
          <w:rFonts w:ascii="宋体" w:eastAsia="宋体" w:hAnsi="宋体" w:cs="宋体" w:hint="eastAsia"/>
          <w:color w:val="AA4926"/>
          <w:kern w:val="0"/>
          <w:sz w:val="24"/>
          <w:szCs w:val="24"/>
        </w:rPr>
        <w:t>mode</w:t>
      </w:r>
      <w:r w:rsidRPr="0061214E">
        <w:rPr>
          <w:rFonts w:ascii="宋体" w:eastAsia="宋体" w:hAnsi="宋体" w:cs="宋体" w:hint="eastAsia"/>
          <w:color w:val="A9B7C6"/>
          <w:kern w:val="0"/>
          <w:sz w:val="24"/>
          <w:szCs w:val="24"/>
        </w:rPr>
        <w:t>=</w:t>
      </w:r>
      <w:r w:rsidRPr="0061214E">
        <w:rPr>
          <w:rFonts w:ascii="宋体" w:eastAsia="宋体" w:hAnsi="宋体" w:cs="宋体" w:hint="eastAsia"/>
          <w:color w:val="6A8759"/>
          <w:kern w:val="0"/>
          <w:sz w:val="24"/>
          <w:szCs w:val="24"/>
        </w:rPr>
        <w:t>"r"</w:t>
      </w:r>
      <w:r w:rsidRPr="0061214E">
        <w:rPr>
          <w:rFonts w:ascii="宋体" w:eastAsia="宋体" w:hAnsi="宋体" w:cs="宋体" w:hint="eastAsia"/>
          <w:color w:val="CC7832"/>
          <w:kern w:val="0"/>
          <w:sz w:val="24"/>
          <w:szCs w:val="24"/>
        </w:rPr>
        <w:t>,</w:t>
      </w:r>
      <w:r w:rsidRPr="0061214E">
        <w:rPr>
          <w:rFonts w:ascii="宋体" w:eastAsia="宋体" w:hAnsi="宋体" w:cs="宋体" w:hint="eastAsia"/>
          <w:color w:val="AA4926"/>
          <w:kern w:val="0"/>
          <w:sz w:val="24"/>
          <w:szCs w:val="24"/>
        </w:rPr>
        <w:t>encoding</w:t>
      </w:r>
      <w:r w:rsidRPr="0061214E">
        <w:rPr>
          <w:rFonts w:ascii="宋体" w:eastAsia="宋体" w:hAnsi="宋体" w:cs="宋体" w:hint="eastAsia"/>
          <w:color w:val="A9B7C6"/>
          <w:kern w:val="0"/>
          <w:sz w:val="24"/>
          <w:szCs w:val="24"/>
        </w:rPr>
        <w:t>=</w:t>
      </w:r>
      <w:r w:rsidRPr="0061214E">
        <w:rPr>
          <w:rFonts w:ascii="宋体" w:eastAsia="宋体" w:hAnsi="宋体" w:cs="宋体" w:hint="eastAsia"/>
          <w:color w:val="6A8759"/>
          <w:kern w:val="0"/>
          <w:sz w:val="24"/>
          <w:szCs w:val="24"/>
        </w:rPr>
        <w:t>"UTF-8"</w:t>
      </w:r>
      <w:r w:rsidRPr="0061214E">
        <w:rPr>
          <w:rFonts w:ascii="宋体" w:eastAsia="宋体" w:hAnsi="宋体" w:cs="宋体" w:hint="eastAsia"/>
          <w:color w:val="A9B7C6"/>
          <w:kern w:val="0"/>
          <w:sz w:val="24"/>
          <w:szCs w:val="24"/>
        </w:rPr>
        <w:t xml:space="preserve">) </w:t>
      </w:r>
      <w:r w:rsidRPr="0061214E">
        <w:rPr>
          <w:rFonts w:ascii="宋体" w:eastAsia="宋体" w:hAnsi="宋体" w:cs="宋体" w:hint="eastAsia"/>
          <w:color w:val="CC7832"/>
          <w:kern w:val="0"/>
          <w:sz w:val="24"/>
          <w:szCs w:val="24"/>
        </w:rPr>
        <w:t xml:space="preserve">as </w:t>
      </w:r>
      <w:r w:rsidRPr="0061214E">
        <w:rPr>
          <w:rFonts w:ascii="宋体" w:eastAsia="宋体" w:hAnsi="宋体" w:cs="宋体" w:hint="eastAsia"/>
          <w:color w:val="A9B7C6"/>
          <w:kern w:val="0"/>
          <w:sz w:val="24"/>
          <w:szCs w:val="24"/>
        </w:rPr>
        <w:t>f:</w:t>
      </w:r>
      <w:r w:rsidRPr="0061214E">
        <w:rPr>
          <w:rFonts w:ascii="宋体" w:eastAsia="宋体" w:hAnsi="宋体" w:cs="宋体" w:hint="eastAsia"/>
          <w:color w:val="A9B7C6"/>
          <w:kern w:val="0"/>
          <w:sz w:val="24"/>
          <w:szCs w:val="24"/>
        </w:rPr>
        <w:br/>
        <w:t xml:space="preserve">    </w:t>
      </w:r>
      <w:r w:rsidRPr="0061214E">
        <w:rPr>
          <w:rFonts w:ascii="宋体" w:eastAsia="宋体" w:hAnsi="宋体" w:cs="宋体" w:hint="eastAsia"/>
          <w:color w:val="CC7832"/>
          <w:kern w:val="0"/>
          <w:sz w:val="24"/>
          <w:szCs w:val="24"/>
        </w:rPr>
        <w:t xml:space="preserve">for </w:t>
      </w:r>
      <w:r w:rsidRPr="0061214E">
        <w:rPr>
          <w:rFonts w:ascii="宋体" w:eastAsia="宋体" w:hAnsi="宋体" w:cs="宋体" w:hint="eastAsia"/>
          <w:color w:val="A9B7C6"/>
          <w:kern w:val="0"/>
          <w:sz w:val="24"/>
          <w:szCs w:val="24"/>
        </w:rPr>
        <w:t xml:space="preserve">line </w:t>
      </w:r>
      <w:r w:rsidRPr="0061214E">
        <w:rPr>
          <w:rFonts w:ascii="宋体" w:eastAsia="宋体" w:hAnsi="宋体" w:cs="宋体" w:hint="eastAsia"/>
          <w:color w:val="CC7832"/>
          <w:kern w:val="0"/>
          <w:sz w:val="24"/>
          <w:szCs w:val="24"/>
        </w:rPr>
        <w:t xml:space="preserve">in </w:t>
      </w:r>
      <w:r w:rsidRPr="0061214E">
        <w:rPr>
          <w:rFonts w:ascii="宋体" w:eastAsia="宋体" w:hAnsi="宋体" w:cs="宋体" w:hint="eastAsia"/>
          <w:color w:val="A9B7C6"/>
          <w:kern w:val="0"/>
          <w:sz w:val="24"/>
          <w:szCs w:val="24"/>
        </w:rPr>
        <w:t>f:</w:t>
      </w:r>
      <w:r w:rsidRPr="0061214E">
        <w:rPr>
          <w:rFonts w:ascii="宋体" w:eastAsia="宋体" w:hAnsi="宋体" w:cs="宋体" w:hint="eastAsia"/>
          <w:color w:val="A9B7C6"/>
          <w:kern w:val="0"/>
          <w:sz w:val="24"/>
          <w:szCs w:val="24"/>
        </w:rPr>
        <w:br/>
        <w:t xml:space="preserve">        ret=json.loads(line)</w:t>
      </w:r>
      <w:r w:rsidRPr="0061214E">
        <w:rPr>
          <w:rFonts w:ascii="宋体" w:eastAsia="宋体" w:hAnsi="宋体" w:cs="宋体" w:hint="eastAsia"/>
          <w:color w:val="A9B7C6"/>
          <w:kern w:val="0"/>
          <w:sz w:val="24"/>
          <w:szCs w:val="24"/>
        </w:rPr>
        <w:br/>
        <w:t xml:space="preserve">        </w:t>
      </w:r>
      <w:r w:rsidRPr="0061214E">
        <w:rPr>
          <w:rFonts w:ascii="宋体" w:eastAsia="宋体" w:hAnsi="宋体" w:cs="宋体" w:hint="eastAsia"/>
          <w:color w:val="8888C6"/>
          <w:kern w:val="0"/>
          <w:sz w:val="24"/>
          <w:szCs w:val="24"/>
        </w:rPr>
        <w:t>print</w:t>
      </w:r>
      <w:r w:rsidRPr="0061214E">
        <w:rPr>
          <w:rFonts w:ascii="宋体" w:eastAsia="宋体" w:hAnsi="宋体" w:cs="宋体" w:hint="eastAsia"/>
          <w:color w:val="A9B7C6"/>
          <w:kern w:val="0"/>
          <w:sz w:val="24"/>
          <w:szCs w:val="24"/>
        </w:rPr>
        <w:t>(ret)</w:t>
      </w:r>
    </w:p>
    <w:p w14:paraId="57203270" w14:textId="5F1B7F7D" w:rsidR="0061214E" w:rsidRPr="0061214E" w:rsidRDefault="0061214E" w:rsidP="0061214E">
      <w:pPr>
        <w:pStyle w:val="3"/>
      </w:pPr>
      <w:r>
        <w:rPr>
          <w:rFonts w:hint="eastAsia"/>
        </w:rPr>
        <w:t>中文格式的e</w:t>
      </w:r>
      <w:r>
        <w:t>nsure_ascii=False</w:t>
      </w:r>
    </w:p>
    <w:p w14:paraId="21722A2F" w14:textId="77777777" w:rsidR="0061214E" w:rsidRPr="0061214E" w:rsidRDefault="0061214E" w:rsidP="006121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61214E">
        <w:rPr>
          <w:rFonts w:ascii="宋体" w:eastAsia="宋体" w:hAnsi="宋体" w:cs="宋体" w:hint="eastAsia"/>
          <w:color w:val="A9B7C6"/>
          <w:kern w:val="0"/>
          <w:sz w:val="24"/>
          <w:szCs w:val="24"/>
        </w:rPr>
        <w:t>dic={</w:t>
      </w:r>
      <w:r w:rsidRPr="0061214E">
        <w:rPr>
          <w:rFonts w:ascii="宋体" w:eastAsia="宋体" w:hAnsi="宋体" w:cs="宋体" w:hint="eastAsia"/>
          <w:color w:val="6A8759"/>
          <w:kern w:val="0"/>
          <w:sz w:val="24"/>
          <w:szCs w:val="24"/>
        </w:rPr>
        <w:t>'abc'</w:t>
      </w:r>
      <w:r w:rsidRPr="0061214E">
        <w:rPr>
          <w:rFonts w:ascii="宋体" w:eastAsia="宋体" w:hAnsi="宋体" w:cs="宋体" w:hint="eastAsia"/>
          <w:color w:val="A9B7C6"/>
          <w:kern w:val="0"/>
          <w:sz w:val="24"/>
          <w:szCs w:val="24"/>
        </w:rPr>
        <w:t>:(</w:t>
      </w:r>
      <w:r w:rsidRPr="0061214E">
        <w:rPr>
          <w:rFonts w:ascii="宋体" w:eastAsia="宋体" w:hAnsi="宋体" w:cs="宋体" w:hint="eastAsia"/>
          <w:color w:val="6897BB"/>
          <w:kern w:val="0"/>
          <w:sz w:val="24"/>
          <w:szCs w:val="24"/>
        </w:rPr>
        <w:t>1</w:t>
      </w:r>
      <w:r w:rsidRPr="0061214E">
        <w:rPr>
          <w:rFonts w:ascii="宋体" w:eastAsia="宋体" w:hAnsi="宋体" w:cs="宋体" w:hint="eastAsia"/>
          <w:color w:val="CC7832"/>
          <w:kern w:val="0"/>
          <w:sz w:val="24"/>
          <w:szCs w:val="24"/>
        </w:rPr>
        <w:t>,</w:t>
      </w:r>
      <w:r w:rsidRPr="0061214E">
        <w:rPr>
          <w:rFonts w:ascii="宋体" w:eastAsia="宋体" w:hAnsi="宋体" w:cs="宋体" w:hint="eastAsia"/>
          <w:color w:val="6897BB"/>
          <w:kern w:val="0"/>
          <w:sz w:val="24"/>
          <w:szCs w:val="24"/>
        </w:rPr>
        <w:t>2</w:t>
      </w:r>
      <w:r w:rsidRPr="0061214E">
        <w:rPr>
          <w:rFonts w:ascii="宋体" w:eastAsia="宋体" w:hAnsi="宋体" w:cs="宋体" w:hint="eastAsia"/>
          <w:color w:val="CC7832"/>
          <w:kern w:val="0"/>
          <w:sz w:val="24"/>
          <w:szCs w:val="24"/>
        </w:rPr>
        <w:t>,</w:t>
      </w:r>
      <w:r w:rsidRPr="0061214E">
        <w:rPr>
          <w:rFonts w:ascii="宋体" w:eastAsia="宋体" w:hAnsi="宋体" w:cs="宋体" w:hint="eastAsia"/>
          <w:color w:val="6897BB"/>
          <w:kern w:val="0"/>
          <w:sz w:val="24"/>
          <w:szCs w:val="24"/>
        </w:rPr>
        <w:t>3</w:t>
      </w:r>
      <w:r w:rsidRPr="0061214E">
        <w:rPr>
          <w:rFonts w:ascii="宋体" w:eastAsia="宋体" w:hAnsi="宋体" w:cs="宋体" w:hint="eastAsia"/>
          <w:color w:val="A9B7C6"/>
          <w:kern w:val="0"/>
          <w:sz w:val="24"/>
          <w:szCs w:val="24"/>
        </w:rPr>
        <w:t>)</w:t>
      </w:r>
      <w:r w:rsidRPr="0061214E">
        <w:rPr>
          <w:rFonts w:ascii="宋体" w:eastAsia="宋体" w:hAnsi="宋体" w:cs="宋体" w:hint="eastAsia"/>
          <w:color w:val="CC7832"/>
          <w:kern w:val="0"/>
          <w:sz w:val="24"/>
          <w:szCs w:val="24"/>
        </w:rPr>
        <w:t>,</w:t>
      </w:r>
      <w:r w:rsidRPr="0061214E">
        <w:rPr>
          <w:rFonts w:ascii="宋体" w:eastAsia="宋体" w:hAnsi="宋体" w:cs="宋体" w:hint="eastAsia"/>
          <w:color w:val="6A8759"/>
          <w:kern w:val="0"/>
          <w:sz w:val="24"/>
          <w:szCs w:val="24"/>
        </w:rPr>
        <w:t>'country'</w:t>
      </w:r>
      <w:r w:rsidRPr="0061214E">
        <w:rPr>
          <w:rFonts w:ascii="宋体" w:eastAsia="宋体" w:hAnsi="宋体" w:cs="宋体" w:hint="eastAsia"/>
          <w:color w:val="A9B7C6"/>
          <w:kern w:val="0"/>
          <w:sz w:val="24"/>
          <w:szCs w:val="24"/>
        </w:rPr>
        <w:t>:</w:t>
      </w:r>
      <w:r w:rsidRPr="0061214E">
        <w:rPr>
          <w:rFonts w:ascii="宋体" w:eastAsia="宋体" w:hAnsi="宋体" w:cs="宋体" w:hint="eastAsia"/>
          <w:color w:val="6A8759"/>
          <w:kern w:val="0"/>
          <w:sz w:val="24"/>
          <w:szCs w:val="24"/>
        </w:rPr>
        <w:t>'中国'</w:t>
      </w:r>
      <w:r w:rsidRPr="0061214E">
        <w:rPr>
          <w:rFonts w:ascii="宋体" w:eastAsia="宋体" w:hAnsi="宋体" w:cs="宋体" w:hint="eastAsia"/>
          <w:color w:val="A9B7C6"/>
          <w:kern w:val="0"/>
          <w:sz w:val="24"/>
          <w:szCs w:val="24"/>
        </w:rPr>
        <w:t>}</w:t>
      </w:r>
      <w:r w:rsidRPr="0061214E">
        <w:rPr>
          <w:rFonts w:ascii="宋体" w:eastAsia="宋体" w:hAnsi="宋体" w:cs="宋体" w:hint="eastAsia"/>
          <w:color w:val="A9B7C6"/>
          <w:kern w:val="0"/>
          <w:sz w:val="24"/>
          <w:szCs w:val="24"/>
        </w:rPr>
        <w:br/>
        <w:t>ret=json.dumps(dic</w:t>
      </w:r>
      <w:r w:rsidRPr="0061214E">
        <w:rPr>
          <w:rFonts w:ascii="宋体" w:eastAsia="宋体" w:hAnsi="宋体" w:cs="宋体" w:hint="eastAsia"/>
          <w:color w:val="CC7832"/>
          <w:kern w:val="0"/>
          <w:sz w:val="24"/>
          <w:szCs w:val="24"/>
        </w:rPr>
        <w:t>,</w:t>
      </w:r>
      <w:r w:rsidRPr="0061214E">
        <w:rPr>
          <w:rFonts w:ascii="宋体" w:eastAsia="宋体" w:hAnsi="宋体" w:cs="宋体" w:hint="eastAsia"/>
          <w:color w:val="AA4926"/>
          <w:kern w:val="0"/>
          <w:sz w:val="24"/>
          <w:szCs w:val="24"/>
        </w:rPr>
        <w:t>ensure_ascii</w:t>
      </w:r>
      <w:r w:rsidRPr="0061214E">
        <w:rPr>
          <w:rFonts w:ascii="宋体" w:eastAsia="宋体" w:hAnsi="宋体" w:cs="宋体" w:hint="eastAsia"/>
          <w:color w:val="A9B7C6"/>
          <w:kern w:val="0"/>
          <w:sz w:val="24"/>
          <w:szCs w:val="24"/>
        </w:rPr>
        <w:t>=</w:t>
      </w:r>
      <w:r w:rsidRPr="0061214E">
        <w:rPr>
          <w:rFonts w:ascii="宋体" w:eastAsia="宋体" w:hAnsi="宋体" w:cs="宋体" w:hint="eastAsia"/>
          <w:color w:val="CC7832"/>
          <w:kern w:val="0"/>
          <w:sz w:val="24"/>
          <w:szCs w:val="24"/>
        </w:rPr>
        <w:t>False</w:t>
      </w:r>
      <w:r w:rsidRPr="0061214E">
        <w:rPr>
          <w:rFonts w:ascii="宋体" w:eastAsia="宋体" w:hAnsi="宋体" w:cs="宋体" w:hint="eastAsia"/>
          <w:color w:val="A9B7C6"/>
          <w:kern w:val="0"/>
          <w:sz w:val="24"/>
          <w:szCs w:val="24"/>
        </w:rPr>
        <w:t>)</w:t>
      </w:r>
      <w:r w:rsidRPr="0061214E">
        <w:rPr>
          <w:rFonts w:ascii="宋体" w:eastAsia="宋体" w:hAnsi="宋体" w:cs="宋体" w:hint="eastAsia"/>
          <w:color w:val="A9B7C6"/>
          <w:kern w:val="0"/>
          <w:sz w:val="24"/>
          <w:szCs w:val="24"/>
        </w:rPr>
        <w:br/>
      </w:r>
      <w:r w:rsidRPr="0061214E">
        <w:rPr>
          <w:rFonts w:ascii="宋体" w:eastAsia="宋体" w:hAnsi="宋体" w:cs="宋体" w:hint="eastAsia"/>
          <w:color w:val="8888C6"/>
          <w:kern w:val="0"/>
          <w:sz w:val="24"/>
          <w:szCs w:val="24"/>
        </w:rPr>
        <w:t>print</w:t>
      </w:r>
      <w:r w:rsidRPr="0061214E">
        <w:rPr>
          <w:rFonts w:ascii="宋体" w:eastAsia="宋体" w:hAnsi="宋体" w:cs="宋体" w:hint="eastAsia"/>
          <w:color w:val="A9B7C6"/>
          <w:kern w:val="0"/>
          <w:sz w:val="24"/>
          <w:szCs w:val="24"/>
        </w:rPr>
        <w:t>(ret)</w:t>
      </w:r>
      <w:r w:rsidRPr="0061214E">
        <w:rPr>
          <w:rFonts w:ascii="宋体" w:eastAsia="宋体" w:hAnsi="宋体" w:cs="宋体" w:hint="eastAsia"/>
          <w:color w:val="808080"/>
          <w:kern w:val="0"/>
          <w:sz w:val="24"/>
          <w:szCs w:val="24"/>
        </w:rPr>
        <w:t>#{"abc": [1, 2, 3], "country": "中国"}</w:t>
      </w:r>
      <w:r w:rsidRPr="0061214E">
        <w:rPr>
          <w:rFonts w:ascii="宋体" w:eastAsia="宋体" w:hAnsi="宋体" w:cs="宋体" w:hint="eastAsia"/>
          <w:color w:val="808080"/>
          <w:kern w:val="0"/>
          <w:sz w:val="24"/>
          <w:szCs w:val="24"/>
        </w:rPr>
        <w:br/>
      </w:r>
      <w:r w:rsidRPr="0061214E">
        <w:rPr>
          <w:rFonts w:ascii="宋体" w:eastAsia="宋体" w:hAnsi="宋体" w:cs="宋体" w:hint="eastAsia"/>
          <w:color w:val="A9B7C6"/>
          <w:kern w:val="0"/>
          <w:sz w:val="24"/>
          <w:szCs w:val="24"/>
        </w:rPr>
        <w:t>ret2=json.dumps(dic)</w:t>
      </w:r>
      <w:r w:rsidRPr="0061214E">
        <w:rPr>
          <w:rFonts w:ascii="宋体" w:eastAsia="宋体" w:hAnsi="宋体" w:cs="宋体" w:hint="eastAsia"/>
          <w:color w:val="A9B7C6"/>
          <w:kern w:val="0"/>
          <w:sz w:val="24"/>
          <w:szCs w:val="24"/>
        </w:rPr>
        <w:br/>
      </w:r>
      <w:r w:rsidRPr="0061214E">
        <w:rPr>
          <w:rFonts w:ascii="宋体" w:eastAsia="宋体" w:hAnsi="宋体" w:cs="宋体" w:hint="eastAsia"/>
          <w:color w:val="8888C6"/>
          <w:kern w:val="0"/>
          <w:sz w:val="24"/>
          <w:szCs w:val="24"/>
        </w:rPr>
        <w:t>print</w:t>
      </w:r>
      <w:r w:rsidRPr="0061214E">
        <w:rPr>
          <w:rFonts w:ascii="宋体" w:eastAsia="宋体" w:hAnsi="宋体" w:cs="宋体" w:hint="eastAsia"/>
          <w:color w:val="A9B7C6"/>
          <w:kern w:val="0"/>
          <w:sz w:val="24"/>
          <w:szCs w:val="24"/>
        </w:rPr>
        <w:t>(ret2)</w:t>
      </w:r>
      <w:r w:rsidRPr="0061214E">
        <w:rPr>
          <w:rFonts w:ascii="宋体" w:eastAsia="宋体" w:hAnsi="宋体" w:cs="宋体" w:hint="eastAsia"/>
          <w:color w:val="808080"/>
          <w:kern w:val="0"/>
          <w:sz w:val="24"/>
          <w:szCs w:val="24"/>
        </w:rPr>
        <w:t>#{"abc": [1, 2, 3], "country": "\u4e2d\u56fd"}</w:t>
      </w:r>
      <w:r w:rsidRPr="0061214E">
        <w:rPr>
          <w:rFonts w:ascii="宋体" w:eastAsia="宋体" w:hAnsi="宋体" w:cs="宋体" w:hint="eastAsia"/>
          <w:color w:val="808080"/>
          <w:kern w:val="0"/>
          <w:sz w:val="24"/>
          <w:szCs w:val="24"/>
        </w:rPr>
        <w:br/>
      </w:r>
      <w:r w:rsidRPr="0061214E">
        <w:rPr>
          <w:rFonts w:ascii="宋体" w:eastAsia="宋体" w:hAnsi="宋体" w:cs="宋体" w:hint="eastAsia"/>
          <w:color w:val="A9B7C6"/>
          <w:kern w:val="0"/>
          <w:sz w:val="24"/>
          <w:szCs w:val="24"/>
        </w:rPr>
        <w:t>dic_new=json.loads(ret)</w:t>
      </w:r>
      <w:r w:rsidRPr="0061214E">
        <w:rPr>
          <w:rFonts w:ascii="宋体" w:eastAsia="宋体" w:hAnsi="宋体" w:cs="宋体" w:hint="eastAsia"/>
          <w:color w:val="A9B7C6"/>
          <w:kern w:val="0"/>
          <w:sz w:val="24"/>
          <w:szCs w:val="24"/>
        </w:rPr>
        <w:br/>
      </w:r>
      <w:r w:rsidRPr="0061214E">
        <w:rPr>
          <w:rFonts w:ascii="宋体" w:eastAsia="宋体" w:hAnsi="宋体" w:cs="宋体" w:hint="eastAsia"/>
          <w:color w:val="8888C6"/>
          <w:kern w:val="0"/>
          <w:sz w:val="24"/>
          <w:szCs w:val="24"/>
        </w:rPr>
        <w:t>print</w:t>
      </w:r>
      <w:r w:rsidRPr="0061214E">
        <w:rPr>
          <w:rFonts w:ascii="宋体" w:eastAsia="宋体" w:hAnsi="宋体" w:cs="宋体" w:hint="eastAsia"/>
          <w:color w:val="A9B7C6"/>
          <w:kern w:val="0"/>
          <w:sz w:val="24"/>
          <w:szCs w:val="24"/>
        </w:rPr>
        <w:t>(dic_new)</w:t>
      </w:r>
      <w:r w:rsidRPr="0061214E">
        <w:rPr>
          <w:rFonts w:ascii="宋体" w:eastAsia="宋体" w:hAnsi="宋体" w:cs="宋体" w:hint="eastAsia"/>
          <w:color w:val="808080"/>
          <w:kern w:val="0"/>
          <w:sz w:val="24"/>
          <w:szCs w:val="24"/>
        </w:rPr>
        <w:t>#{'abc': [1, 2, 3], 'country': '中国'}</w:t>
      </w:r>
    </w:p>
    <w:p w14:paraId="262E8196" w14:textId="565EFFDC" w:rsidR="0007679B" w:rsidRDefault="00A1636F" w:rsidP="00A1636F">
      <w:pPr>
        <w:pStyle w:val="3"/>
      </w:pPr>
      <w:r>
        <w:t>json</w:t>
      </w:r>
      <w:r>
        <w:rPr>
          <w:rFonts w:hint="eastAsia"/>
        </w:rPr>
        <w:t>的其他参数（为了让程序员看起来方便，但是会浪费内存）</w:t>
      </w:r>
    </w:p>
    <w:p w14:paraId="54B265B3" w14:textId="793AD8D6" w:rsidR="00A1636F" w:rsidRPr="0061214E" w:rsidRDefault="00A1636F" w:rsidP="0007679B">
      <w:r>
        <w:rPr>
          <w:noProof/>
        </w:rPr>
        <w:drawing>
          <wp:inline distT="0" distB="0" distL="0" distR="0" wp14:anchorId="619D945C" wp14:editId="22AD9C92">
            <wp:extent cx="5274310" cy="26371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637155"/>
                    </a:xfrm>
                    <a:prstGeom prst="rect">
                      <a:avLst/>
                    </a:prstGeom>
                  </pic:spPr>
                </pic:pic>
              </a:graphicData>
            </a:graphic>
          </wp:inline>
        </w:drawing>
      </w:r>
    </w:p>
    <w:p w14:paraId="3FB50EC4" w14:textId="2CC2002B" w:rsidR="0007679B" w:rsidRDefault="00C04C73" w:rsidP="006763D5">
      <w:pPr>
        <w:pStyle w:val="2"/>
      </w:pPr>
      <w:r>
        <w:rPr>
          <w:rFonts w:hint="eastAsia"/>
        </w:rPr>
        <w:lastRenderedPageBreak/>
        <w:t>day</w:t>
      </w:r>
      <w:r>
        <w:t>28-04(pickle</w:t>
      </w:r>
      <w:r>
        <w:rPr>
          <w:rFonts w:hint="eastAsia"/>
        </w:rPr>
        <w:t>上集)</w:t>
      </w:r>
      <w:r w:rsidR="006763D5">
        <w:rPr>
          <w:rFonts w:hint="eastAsia"/>
        </w:rPr>
        <w:t>（解决json支持类型有限）</w:t>
      </w:r>
    </w:p>
    <w:p w14:paraId="298D32A9" w14:textId="1E890845" w:rsidR="006763D5" w:rsidRPr="006763D5" w:rsidRDefault="006763D5" w:rsidP="006763D5">
      <w:r w:rsidRPr="006763D5">
        <w:rPr>
          <w:rFonts w:hint="eastAsia"/>
          <w:highlight w:val="magenta"/>
        </w:rPr>
        <w:t>json不支持set数据类型，但pickle支持几乎所有的对象</w:t>
      </w:r>
    </w:p>
    <w:p w14:paraId="17F83977" w14:textId="59EF4ED2" w:rsidR="00C04C73" w:rsidRDefault="006763D5" w:rsidP="0007679B">
      <w:r>
        <w:rPr>
          <w:noProof/>
        </w:rPr>
        <w:drawing>
          <wp:inline distT="0" distB="0" distL="0" distR="0" wp14:anchorId="4B472D08" wp14:editId="37B94741">
            <wp:extent cx="5274310" cy="11264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126490"/>
                    </a:xfrm>
                    <a:prstGeom prst="rect">
                      <a:avLst/>
                    </a:prstGeom>
                  </pic:spPr>
                </pic:pic>
              </a:graphicData>
            </a:graphic>
          </wp:inline>
        </w:drawing>
      </w:r>
    </w:p>
    <w:p w14:paraId="4CAFAFB2" w14:textId="1268266E" w:rsidR="006763D5" w:rsidRDefault="006763D5" w:rsidP="0007679B">
      <w:r>
        <w:rPr>
          <w:noProof/>
        </w:rPr>
        <w:drawing>
          <wp:inline distT="0" distB="0" distL="0" distR="0" wp14:anchorId="36BF0AD1" wp14:editId="11472AD4">
            <wp:extent cx="5274310" cy="33807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380740"/>
                    </a:xfrm>
                    <a:prstGeom prst="rect">
                      <a:avLst/>
                    </a:prstGeom>
                  </pic:spPr>
                </pic:pic>
              </a:graphicData>
            </a:graphic>
          </wp:inline>
        </w:drawing>
      </w:r>
    </w:p>
    <w:p w14:paraId="409713C4" w14:textId="4103B448" w:rsidR="00CC6501" w:rsidRDefault="00CC6501" w:rsidP="00CC6501">
      <w:pPr>
        <w:pStyle w:val="2"/>
      </w:pPr>
      <w:r>
        <w:rPr>
          <w:rFonts w:hint="eastAsia"/>
        </w:rPr>
        <w:t>day</w:t>
      </w:r>
      <w:r>
        <w:t>28-05(pickle</w:t>
      </w:r>
      <w:r>
        <w:rPr>
          <w:rFonts w:hint="eastAsia"/>
        </w:rPr>
        <w:t>下集</w:t>
      </w:r>
      <w:r>
        <w:t>)</w:t>
      </w:r>
    </w:p>
    <w:p w14:paraId="46281615" w14:textId="61553581" w:rsidR="00CC6501" w:rsidRDefault="00CC6501" w:rsidP="0007679B">
      <w:r>
        <w:rPr>
          <w:noProof/>
        </w:rPr>
        <w:drawing>
          <wp:inline distT="0" distB="0" distL="0" distR="0" wp14:anchorId="3D293F7D" wp14:editId="77FA888B">
            <wp:extent cx="5274310" cy="253873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38730"/>
                    </a:xfrm>
                    <a:prstGeom prst="rect">
                      <a:avLst/>
                    </a:prstGeom>
                  </pic:spPr>
                </pic:pic>
              </a:graphicData>
            </a:graphic>
          </wp:inline>
        </w:drawing>
      </w:r>
    </w:p>
    <w:p w14:paraId="1CF27D31" w14:textId="450025B0" w:rsidR="00CC6501" w:rsidRDefault="00B913FD" w:rsidP="0007679B">
      <w:r>
        <w:rPr>
          <w:noProof/>
        </w:rPr>
        <w:lastRenderedPageBreak/>
        <w:drawing>
          <wp:inline distT="0" distB="0" distL="0" distR="0" wp14:anchorId="535EB2CE" wp14:editId="72FE5B7B">
            <wp:extent cx="4533333" cy="3123809"/>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3333" cy="3123809"/>
                    </a:xfrm>
                    <a:prstGeom prst="rect">
                      <a:avLst/>
                    </a:prstGeom>
                  </pic:spPr>
                </pic:pic>
              </a:graphicData>
            </a:graphic>
          </wp:inline>
        </w:drawing>
      </w:r>
    </w:p>
    <w:p w14:paraId="31B2B917" w14:textId="2CB79C69" w:rsidR="00276830" w:rsidRDefault="00276830" w:rsidP="00276830">
      <w:pPr>
        <w:pStyle w:val="2"/>
      </w:pPr>
      <w:r>
        <w:rPr>
          <w:rFonts w:hint="eastAsia"/>
        </w:rPr>
        <w:t>day</w:t>
      </w:r>
      <w:r>
        <w:t>28-06(shelve</w:t>
      </w:r>
      <w:r w:rsidR="00351B65">
        <w:rPr>
          <w:rFonts w:hint="eastAsia"/>
        </w:rPr>
        <w:t>只有一个open方法 唯一的好处存进去的k</w:t>
      </w:r>
      <w:r w:rsidR="00351B65">
        <w:t>ey</w:t>
      </w:r>
      <w:r w:rsidR="00351B65">
        <w:rPr>
          <w:rFonts w:hint="eastAsia"/>
        </w:rPr>
        <w:t>可以直接取出来</w:t>
      </w:r>
      <w:r>
        <w:t>)</w:t>
      </w:r>
    </w:p>
    <w:p w14:paraId="5E67F5A3" w14:textId="194FC94A" w:rsidR="00276830" w:rsidRDefault="00B503DB" w:rsidP="0007679B">
      <w:r>
        <w:rPr>
          <w:noProof/>
        </w:rPr>
        <w:drawing>
          <wp:inline distT="0" distB="0" distL="0" distR="0" wp14:anchorId="5EE4EB67" wp14:editId="58FBDC0E">
            <wp:extent cx="5274310" cy="18446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844675"/>
                    </a:xfrm>
                    <a:prstGeom prst="rect">
                      <a:avLst/>
                    </a:prstGeom>
                  </pic:spPr>
                </pic:pic>
              </a:graphicData>
            </a:graphic>
          </wp:inline>
        </w:drawing>
      </w:r>
    </w:p>
    <w:p w14:paraId="24E9DA9A" w14:textId="703F7C59" w:rsidR="00351B65" w:rsidRDefault="00351B65" w:rsidP="0007679B">
      <w:r>
        <w:rPr>
          <w:rFonts w:hint="eastAsia"/>
        </w:rPr>
        <w:t>shelve如果你写定了一个文件</w:t>
      </w:r>
    </w:p>
    <w:p w14:paraId="4E9250ED" w14:textId="5F5DAB53" w:rsidR="00351B65" w:rsidRDefault="00351B65" w:rsidP="0007679B">
      <w:r>
        <w:rPr>
          <w:rFonts w:hint="eastAsia"/>
        </w:rPr>
        <w:t>改动的比较少，读文件的操作比较多（</w:t>
      </w:r>
      <w:r w:rsidRPr="00351B65">
        <w:rPr>
          <w:rFonts w:hint="eastAsia"/>
          <w:highlight w:val="yellow"/>
        </w:rPr>
        <w:t>频繁的取这个数据</w:t>
      </w:r>
      <w:r>
        <w:rPr>
          <w:rFonts w:hint="eastAsia"/>
        </w:rPr>
        <w:t>）</w:t>
      </w:r>
    </w:p>
    <w:p w14:paraId="27826F5D" w14:textId="22BDAE87" w:rsidR="00351B65" w:rsidRDefault="00351B65" w:rsidP="00351B65">
      <w:pPr>
        <w:pStyle w:val="2"/>
      </w:pPr>
      <w:r>
        <w:rPr>
          <w:rFonts w:hint="eastAsia"/>
        </w:rPr>
        <w:t>day</w:t>
      </w:r>
      <w:r>
        <w:t>28-0</w:t>
      </w:r>
      <w:r w:rsidR="00CE4DDC">
        <w:rPr>
          <w:rFonts w:hint="eastAsia"/>
        </w:rPr>
        <w:t>8</w:t>
      </w:r>
      <w:r>
        <w:t>(</w:t>
      </w:r>
      <w:r>
        <w:rPr>
          <w:rFonts w:hint="eastAsia"/>
        </w:rPr>
        <w:t>模块划分重点</w:t>
      </w:r>
      <w:r>
        <w:t>)</w:t>
      </w:r>
    </w:p>
    <w:p w14:paraId="4BD1EE25" w14:textId="1E0DC847" w:rsidR="00351B65" w:rsidRDefault="00351B65" w:rsidP="00351B65">
      <w:pPr>
        <w:pStyle w:val="3"/>
      </w:pPr>
      <w:r>
        <w:rPr>
          <w:rFonts w:hint="eastAsia"/>
        </w:rPr>
        <w:t>hashlib模块</w:t>
      </w:r>
      <w:r w:rsidR="00CE4DDC">
        <w:rPr>
          <w:rFonts w:hint="eastAsia"/>
        </w:rPr>
        <w:t>（算法模块，摘要算法）</w:t>
      </w:r>
    </w:p>
    <w:p w14:paraId="11C9105B" w14:textId="35F2A536" w:rsidR="00CE4DDC" w:rsidRDefault="00CE4DDC" w:rsidP="00CE4DDC">
      <w:r>
        <w:rPr>
          <w:rFonts w:hint="eastAsia"/>
        </w:rPr>
        <w:t>能够把一个字符串数据类型的变量转换成一个定长的密文的字符串，字符串里的每一个字符都是一个十六制数字（</w:t>
      </w:r>
      <w:r w:rsidRPr="00CE4DDC">
        <w:rPr>
          <w:rFonts w:hint="eastAsia"/>
          <w:highlight w:val="yellow"/>
        </w:rPr>
        <w:t xml:space="preserve">对数据库中的密码进行加密 </w:t>
      </w:r>
      <w:r w:rsidRPr="00CE4DDC">
        <w:rPr>
          <w:highlight w:val="yellow"/>
        </w:rPr>
        <w:t xml:space="preserve"> </w:t>
      </w:r>
      <w:r w:rsidRPr="00CE4DDC">
        <w:rPr>
          <w:rFonts w:hint="eastAsia"/>
          <w:highlight w:val="yellow"/>
        </w:rPr>
        <w:t>字符串可以转成密文，但是密文不能转成字符串，这是一个不可逆的</w:t>
      </w:r>
      <w:r>
        <w:rPr>
          <w:rFonts w:hint="eastAsia"/>
          <w:highlight w:val="yellow"/>
        </w:rPr>
        <w:t>（所以对同一个字符串，用相同的算法，相同的手段进行摘要，获得的值总是相同的</w:t>
      </w:r>
      <w:r w:rsidR="00615491">
        <w:rPr>
          <w:rFonts w:hint="eastAsia"/>
          <w:highlight w:val="yellow"/>
        </w:rPr>
        <w:t>，只要不是相同的字符串，得到的结果一定不相同</w:t>
      </w:r>
      <w:r>
        <w:rPr>
          <w:rFonts w:hint="eastAsia"/>
          <w:highlight w:val="yellow"/>
        </w:rPr>
        <w:t>）</w:t>
      </w:r>
      <w:r>
        <w:rPr>
          <w:rFonts w:hint="eastAsia"/>
        </w:rPr>
        <w:t>）</w:t>
      </w:r>
    </w:p>
    <w:p w14:paraId="1BDF33B0" w14:textId="764BC80B" w:rsidR="00B971EF" w:rsidRPr="00B971EF" w:rsidRDefault="00B971EF" w:rsidP="00B971EF">
      <w:pPr>
        <w:pStyle w:val="4"/>
      </w:pPr>
      <w:r>
        <w:rPr>
          <w:rFonts w:hint="eastAsia"/>
        </w:rPr>
        <w:lastRenderedPageBreak/>
        <w:t>MD5</w:t>
      </w:r>
      <w:r w:rsidR="00145547">
        <w:t>(</w:t>
      </w:r>
      <w:r w:rsidR="00145547">
        <w:rPr>
          <w:rFonts w:hint="eastAsia"/>
        </w:rPr>
        <w:t>效率快，算法相对简单</w:t>
      </w:r>
      <w:r w:rsidR="00145547">
        <w:t>)</w:t>
      </w:r>
    </w:p>
    <w:p w14:paraId="1C1F1850" w14:textId="7AF8B281" w:rsidR="00B971EF" w:rsidRDefault="00B971EF" w:rsidP="00CE4DDC">
      <w:r>
        <w:rPr>
          <w:rFonts w:hint="eastAsia"/>
        </w:rPr>
        <w:t>MD5是一个算法，32位的字符</w:t>
      </w:r>
      <w:r w:rsidR="00190BCA">
        <w:rPr>
          <w:rFonts w:hint="eastAsia"/>
        </w:rPr>
        <w:t>w</w:t>
      </w:r>
      <w:r w:rsidR="001025DE">
        <w:t xml:space="preserve"> </w:t>
      </w:r>
      <w:r>
        <w:rPr>
          <w:rFonts w:hint="eastAsia"/>
        </w:rPr>
        <w:t>串，每个字符都是一个十六进制</w:t>
      </w:r>
    </w:p>
    <w:p w14:paraId="2C967593" w14:textId="77777777" w:rsidR="00B971EF" w:rsidRPr="00B971EF" w:rsidRDefault="00B971EF" w:rsidP="00B971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B971EF">
        <w:rPr>
          <w:rFonts w:ascii="宋体" w:eastAsia="宋体" w:hAnsi="宋体" w:cs="宋体" w:hint="eastAsia"/>
          <w:color w:val="CC7832"/>
          <w:kern w:val="0"/>
          <w:sz w:val="24"/>
          <w:szCs w:val="24"/>
        </w:rPr>
        <w:t xml:space="preserve">import </w:t>
      </w:r>
      <w:r w:rsidRPr="00B971EF">
        <w:rPr>
          <w:rFonts w:ascii="宋体" w:eastAsia="宋体" w:hAnsi="宋体" w:cs="宋体" w:hint="eastAsia"/>
          <w:color w:val="A9B7C6"/>
          <w:kern w:val="0"/>
          <w:sz w:val="24"/>
          <w:szCs w:val="24"/>
        </w:rPr>
        <w:t>hashlib</w:t>
      </w:r>
      <w:r w:rsidRPr="00B971EF">
        <w:rPr>
          <w:rFonts w:ascii="宋体" w:eastAsia="宋体" w:hAnsi="宋体" w:cs="宋体" w:hint="eastAsia"/>
          <w:color w:val="A9B7C6"/>
          <w:kern w:val="0"/>
          <w:sz w:val="24"/>
          <w:szCs w:val="24"/>
        </w:rPr>
        <w:br/>
        <w:t>s=</w:t>
      </w:r>
      <w:r w:rsidRPr="00B971EF">
        <w:rPr>
          <w:rFonts w:ascii="宋体" w:eastAsia="宋体" w:hAnsi="宋体" w:cs="宋体" w:hint="eastAsia"/>
          <w:color w:val="6A8759"/>
          <w:kern w:val="0"/>
          <w:sz w:val="24"/>
          <w:szCs w:val="24"/>
        </w:rPr>
        <w:t>"wdd"</w:t>
      </w:r>
      <w:r w:rsidRPr="00B971EF">
        <w:rPr>
          <w:rFonts w:ascii="宋体" w:eastAsia="宋体" w:hAnsi="宋体" w:cs="宋体" w:hint="eastAsia"/>
          <w:color w:val="6A8759"/>
          <w:kern w:val="0"/>
          <w:sz w:val="24"/>
          <w:szCs w:val="24"/>
        </w:rPr>
        <w:br/>
      </w:r>
      <w:r w:rsidRPr="00B971EF">
        <w:rPr>
          <w:rFonts w:ascii="宋体" w:eastAsia="宋体" w:hAnsi="宋体" w:cs="宋体" w:hint="eastAsia"/>
          <w:color w:val="A9B7C6"/>
          <w:kern w:val="0"/>
          <w:sz w:val="24"/>
          <w:szCs w:val="24"/>
        </w:rPr>
        <w:t>md5_obj=hashlib.md5()</w:t>
      </w:r>
      <w:r w:rsidRPr="00B971EF">
        <w:rPr>
          <w:rFonts w:ascii="宋体" w:eastAsia="宋体" w:hAnsi="宋体" w:cs="宋体" w:hint="eastAsia"/>
          <w:color w:val="808080"/>
          <w:kern w:val="0"/>
          <w:sz w:val="24"/>
          <w:szCs w:val="24"/>
        </w:rPr>
        <w:t>#得到一个MD5对象</w:t>
      </w:r>
      <w:r w:rsidRPr="00B971EF">
        <w:rPr>
          <w:rFonts w:ascii="宋体" w:eastAsia="宋体" w:hAnsi="宋体" w:cs="宋体" w:hint="eastAsia"/>
          <w:color w:val="808080"/>
          <w:kern w:val="0"/>
          <w:sz w:val="24"/>
          <w:szCs w:val="24"/>
        </w:rPr>
        <w:br/>
      </w:r>
      <w:r w:rsidRPr="00B971EF">
        <w:rPr>
          <w:rFonts w:ascii="宋体" w:eastAsia="宋体" w:hAnsi="宋体" w:cs="宋体" w:hint="eastAsia"/>
          <w:color w:val="A9B7C6"/>
          <w:kern w:val="0"/>
          <w:sz w:val="24"/>
          <w:szCs w:val="24"/>
        </w:rPr>
        <w:t>md5_obj.update(s.encode(</w:t>
      </w:r>
      <w:r w:rsidRPr="00B971EF">
        <w:rPr>
          <w:rFonts w:ascii="宋体" w:eastAsia="宋体" w:hAnsi="宋体" w:cs="宋体" w:hint="eastAsia"/>
          <w:color w:val="6A8759"/>
          <w:kern w:val="0"/>
          <w:sz w:val="24"/>
          <w:szCs w:val="24"/>
        </w:rPr>
        <w:t>'utf-8'</w:t>
      </w:r>
      <w:r w:rsidRPr="00B971EF">
        <w:rPr>
          <w:rFonts w:ascii="宋体" w:eastAsia="宋体" w:hAnsi="宋体" w:cs="宋体" w:hint="eastAsia"/>
          <w:color w:val="A9B7C6"/>
          <w:kern w:val="0"/>
          <w:sz w:val="24"/>
          <w:szCs w:val="24"/>
        </w:rPr>
        <w:t>))</w:t>
      </w:r>
      <w:r w:rsidRPr="00B971EF">
        <w:rPr>
          <w:rFonts w:ascii="宋体" w:eastAsia="宋体" w:hAnsi="宋体" w:cs="宋体" w:hint="eastAsia"/>
          <w:color w:val="808080"/>
          <w:kern w:val="0"/>
          <w:sz w:val="24"/>
          <w:szCs w:val="24"/>
        </w:rPr>
        <w:t>#需要一个byte类型</w:t>
      </w:r>
      <w:r w:rsidRPr="00B971EF">
        <w:rPr>
          <w:rFonts w:ascii="宋体" w:eastAsia="宋体" w:hAnsi="宋体" w:cs="宋体" w:hint="eastAsia"/>
          <w:color w:val="808080"/>
          <w:kern w:val="0"/>
          <w:sz w:val="24"/>
          <w:szCs w:val="24"/>
        </w:rPr>
        <w:br/>
      </w:r>
      <w:r w:rsidRPr="00B971EF">
        <w:rPr>
          <w:rFonts w:ascii="宋体" w:eastAsia="宋体" w:hAnsi="宋体" w:cs="宋体" w:hint="eastAsia"/>
          <w:color w:val="A9B7C6"/>
          <w:kern w:val="0"/>
          <w:sz w:val="24"/>
          <w:szCs w:val="24"/>
        </w:rPr>
        <w:t>res=md5_obj.hexdigest()</w:t>
      </w:r>
      <w:r w:rsidRPr="00B971EF">
        <w:rPr>
          <w:rFonts w:ascii="宋体" w:eastAsia="宋体" w:hAnsi="宋体" w:cs="宋体" w:hint="eastAsia"/>
          <w:color w:val="808080"/>
          <w:kern w:val="0"/>
          <w:sz w:val="24"/>
          <w:szCs w:val="24"/>
        </w:rPr>
        <w:t>#得到结果</w:t>
      </w:r>
      <w:r w:rsidRPr="00B971EF">
        <w:rPr>
          <w:rFonts w:ascii="宋体" w:eastAsia="宋体" w:hAnsi="宋体" w:cs="宋体" w:hint="eastAsia"/>
          <w:color w:val="808080"/>
          <w:kern w:val="0"/>
          <w:sz w:val="24"/>
          <w:szCs w:val="24"/>
        </w:rPr>
        <w:br/>
      </w:r>
      <w:r w:rsidRPr="00B971EF">
        <w:rPr>
          <w:rFonts w:ascii="宋体" w:eastAsia="宋体" w:hAnsi="宋体" w:cs="宋体" w:hint="eastAsia"/>
          <w:color w:val="8888C6"/>
          <w:kern w:val="0"/>
          <w:sz w:val="24"/>
          <w:szCs w:val="24"/>
        </w:rPr>
        <w:t>print</w:t>
      </w:r>
      <w:r w:rsidRPr="00B971EF">
        <w:rPr>
          <w:rFonts w:ascii="宋体" w:eastAsia="宋体" w:hAnsi="宋体" w:cs="宋体" w:hint="eastAsia"/>
          <w:color w:val="A9B7C6"/>
          <w:kern w:val="0"/>
          <w:sz w:val="24"/>
          <w:szCs w:val="24"/>
        </w:rPr>
        <w:t>(res</w:t>
      </w:r>
      <w:r w:rsidRPr="00B971EF">
        <w:rPr>
          <w:rFonts w:ascii="宋体" w:eastAsia="宋体" w:hAnsi="宋体" w:cs="宋体" w:hint="eastAsia"/>
          <w:color w:val="CC7832"/>
          <w:kern w:val="0"/>
          <w:sz w:val="24"/>
          <w:szCs w:val="24"/>
        </w:rPr>
        <w:t>,</w:t>
      </w:r>
      <w:r w:rsidRPr="00B971EF">
        <w:rPr>
          <w:rFonts w:ascii="宋体" w:eastAsia="宋体" w:hAnsi="宋体" w:cs="宋体" w:hint="eastAsia"/>
          <w:color w:val="8888C6"/>
          <w:kern w:val="0"/>
          <w:sz w:val="24"/>
          <w:szCs w:val="24"/>
        </w:rPr>
        <w:t>len</w:t>
      </w:r>
      <w:r w:rsidRPr="00B971EF">
        <w:rPr>
          <w:rFonts w:ascii="宋体" w:eastAsia="宋体" w:hAnsi="宋体" w:cs="宋体" w:hint="eastAsia"/>
          <w:color w:val="A9B7C6"/>
          <w:kern w:val="0"/>
          <w:sz w:val="24"/>
          <w:szCs w:val="24"/>
        </w:rPr>
        <w:t>(res)</w:t>
      </w:r>
      <w:r w:rsidRPr="00B971EF">
        <w:rPr>
          <w:rFonts w:ascii="宋体" w:eastAsia="宋体" w:hAnsi="宋体" w:cs="宋体" w:hint="eastAsia"/>
          <w:color w:val="CC7832"/>
          <w:kern w:val="0"/>
          <w:sz w:val="24"/>
          <w:szCs w:val="24"/>
        </w:rPr>
        <w:t>,</w:t>
      </w:r>
      <w:r w:rsidRPr="00B971EF">
        <w:rPr>
          <w:rFonts w:ascii="宋体" w:eastAsia="宋体" w:hAnsi="宋体" w:cs="宋体" w:hint="eastAsia"/>
          <w:color w:val="8888C6"/>
          <w:kern w:val="0"/>
          <w:sz w:val="24"/>
          <w:szCs w:val="24"/>
        </w:rPr>
        <w:t>type</w:t>
      </w:r>
      <w:r w:rsidRPr="00B971EF">
        <w:rPr>
          <w:rFonts w:ascii="宋体" w:eastAsia="宋体" w:hAnsi="宋体" w:cs="宋体" w:hint="eastAsia"/>
          <w:color w:val="A9B7C6"/>
          <w:kern w:val="0"/>
          <w:sz w:val="24"/>
          <w:szCs w:val="24"/>
        </w:rPr>
        <w:t>(res))</w:t>
      </w:r>
    </w:p>
    <w:p w14:paraId="21348357" w14:textId="77777777" w:rsidR="00B971EF" w:rsidRPr="00B971EF" w:rsidRDefault="00B971EF" w:rsidP="00CE4DDC"/>
    <w:p w14:paraId="1C4AB65C" w14:textId="073D2A08" w:rsidR="00B971EF" w:rsidRDefault="00B971EF" w:rsidP="00B971EF">
      <w:pPr>
        <w:pStyle w:val="4"/>
      </w:pPr>
      <w:r>
        <w:rPr>
          <w:rFonts w:hint="eastAsia"/>
        </w:rPr>
        <w:t>sha</w:t>
      </w:r>
      <w:r>
        <w:t>1</w:t>
      </w:r>
      <w:r w:rsidR="00145547">
        <w:rPr>
          <w:rFonts w:hint="eastAsia"/>
        </w:rPr>
        <w:t>（效率慢，算法复杂）</w:t>
      </w:r>
    </w:p>
    <w:p w14:paraId="0C2EB05E" w14:textId="48F3107F" w:rsidR="00B971EF" w:rsidRDefault="00B971EF" w:rsidP="00CE4DDC">
      <w:r>
        <w:rPr>
          <w:rFonts w:hint="eastAsia"/>
        </w:rPr>
        <w:t>sha</w:t>
      </w:r>
      <w:r>
        <w:t>1</w:t>
      </w:r>
      <w:r w:rsidR="00EE0347">
        <w:rPr>
          <w:rFonts w:hint="eastAsia"/>
        </w:rPr>
        <w:t>是</w:t>
      </w:r>
      <w:r>
        <w:rPr>
          <w:rFonts w:hint="eastAsia"/>
        </w:rPr>
        <w:t>一个算法，40位的字符串，每个字符都是一个十六进制</w:t>
      </w:r>
    </w:p>
    <w:p w14:paraId="632E4191" w14:textId="14A51C0A" w:rsidR="00B971EF" w:rsidRDefault="00B971EF" w:rsidP="00B971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B971EF">
        <w:rPr>
          <w:rFonts w:ascii="宋体" w:eastAsia="宋体" w:hAnsi="宋体" w:cs="宋体" w:hint="eastAsia"/>
          <w:color w:val="CC7832"/>
          <w:kern w:val="0"/>
          <w:sz w:val="24"/>
          <w:szCs w:val="24"/>
        </w:rPr>
        <w:t xml:space="preserve">import </w:t>
      </w:r>
      <w:r w:rsidRPr="00B971EF">
        <w:rPr>
          <w:rFonts w:ascii="宋体" w:eastAsia="宋体" w:hAnsi="宋体" w:cs="宋体" w:hint="eastAsia"/>
          <w:color w:val="A9B7C6"/>
          <w:kern w:val="0"/>
          <w:sz w:val="24"/>
          <w:szCs w:val="24"/>
        </w:rPr>
        <w:t>hashlib</w:t>
      </w:r>
      <w:r w:rsidRPr="00B971EF">
        <w:rPr>
          <w:rFonts w:ascii="宋体" w:eastAsia="宋体" w:hAnsi="宋体" w:cs="宋体" w:hint="eastAsia"/>
          <w:color w:val="A9B7C6"/>
          <w:kern w:val="0"/>
          <w:sz w:val="24"/>
          <w:szCs w:val="24"/>
        </w:rPr>
        <w:br/>
        <w:t>s=</w:t>
      </w:r>
      <w:r w:rsidRPr="00B971EF">
        <w:rPr>
          <w:rFonts w:ascii="宋体" w:eastAsia="宋体" w:hAnsi="宋体" w:cs="宋体" w:hint="eastAsia"/>
          <w:color w:val="6A8759"/>
          <w:kern w:val="0"/>
          <w:sz w:val="24"/>
          <w:szCs w:val="24"/>
        </w:rPr>
        <w:t>"wdd"</w:t>
      </w:r>
      <w:r w:rsidRPr="00B971EF">
        <w:rPr>
          <w:rFonts w:ascii="宋体" w:eastAsia="宋体" w:hAnsi="宋体" w:cs="宋体" w:hint="eastAsia"/>
          <w:color w:val="6A8759"/>
          <w:kern w:val="0"/>
          <w:sz w:val="24"/>
          <w:szCs w:val="24"/>
        </w:rPr>
        <w:br/>
      </w:r>
      <w:r w:rsidRPr="00B971EF">
        <w:rPr>
          <w:rFonts w:ascii="宋体" w:eastAsia="宋体" w:hAnsi="宋体" w:cs="宋体" w:hint="eastAsia"/>
          <w:color w:val="A9B7C6"/>
          <w:kern w:val="0"/>
          <w:sz w:val="24"/>
          <w:szCs w:val="24"/>
        </w:rPr>
        <w:t>md5_obj=hashlib.sha1()</w:t>
      </w:r>
      <w:r w:rsidRPr="00B971EF">
        <w:rPr>
          <w:rFonts w:ascii="宋体" w:eastAsia="宋体" w:hAnsi="宋体" w:cs="宋体" w:hint="eastAsia"/>
          <w:color w:val="808080"/>
          <w:kern w:val="0"/>
          <w:sz w:val="24"/>
          <w:szCs w:val="24"/>
        </w:rPr>
        <w:t>#得到一个MD5对象</w:t>
      </w:r>
      <w:r w:rsidRPr="00B971EF">
        <w:rPr>
          <w:rFonts w:ascii="宋体" w:eastAsia="宋体" w:hAnsi="宋体" w:cs="宋体" w:hint="eastAsia"/>
          <w:color w:val="808080"/>
          <w:kern w:val="0"/>
          <w:sz w:val="24"/>
          <w:szCs w:val="24"/>
        </w:rPr>
        <w:br/>
      </w:r>
      <w:r w:rsidRPr="00B971EF">
        <w:rPr>
          <w:rFonts w:ascii="宋体" w:eastAsia="宋体" w:hAnsi="宋体" w:cs="宋体" w:hint="eastAsia"/>
          <w:color w:val="A9B7C6"/>
          <w:kern w:val="0"/>
          <w:sz w:val="24"/>
          <w:szCs w:val="24"/>
        </w:rPr>
        <w:t>md5_obj.update(s.encode(</w:t>
      </w:r>
      <w:r w:rsidRPr="00B971EF">
        <w:rPr>
          <w:rFonts w:ascii="宋体" w:eastAsia="宋体" w:hAnsi="宋体" w:cs="宋体" w:hint="eastAsia"/>
          <w:color w:val="6A8759"/>
          <w:kern w:val="0"/>
          <w:sz w:val="24"/>
          <w:szCs w:val="24"/>
        </w:rPr>
        <w:t>'utf-8'</w:t>
      </w:r>
      <w:r w:rsidRPr="00B971EF">
        <w:rPr>
          <w:rFonts w:ascii="宋体" w:eastAsia="宋体" w:hAnsi="宋体" w:cs="宋体" w:hint="eastAsia"/>
          <w:color w:val="A9B7C6"/>
          <w:kern w:val="0"/>
          <w:sz w:val="24"/>
          <w:szCs w:val="24"/>
        </w:rPr>
        <w:t>))</w:t>
      </w:r>
      <w:r w:rsidRPr="00B971EF">
        <w:rPr>
          <w:rFonts w:ascii="宋体" w:eastAsia="宋体" w:hAnsi="宋体" w:cs="宋体" w:hint="eastAsia"/>
          <w:color w:val="808080"/>
          <w:kern w:val="0"/>
          <w:sz w:val="24"/>
          <w:szCs w:val="24"/>
        </w:rPr>
        <w:t>#需要一个byte类型</w:t>
      </w:r>
      <w:r w:rsidRPr="00B971EF">
        <w:rPr>
          <w:rFonts w:ascii="宋体" w:eastAsia="宋体" w:hAnsi="宋体" w:cs="宋体" w:hint="eastAsia"/>
          <w:color w:val="808080"/>
          <w:kern w:val="0"/>
          <w:sz w:val="24"/>
          <w:szCs w:val="24"/>
        </w:rPr>
        <w:br/>
      </w:r>
      <w:r w:rsidRPr="00B971EF">
        <w:rPr>
          <w:rFonts w:ascii="宋体" w:eastAsia="宋体" w:hAnsi="宋体" w:cs="宋体" w:hint="eastAsia"/>
          <w:color w:val="A9B7C6"/>
          <w:kern w:val="0"/>
          <w:sz w:val="24"/>
          <w:szCs w:val="24"/>
        </w:rPr>
        <w:t>res=md5_obj.hexdigest()</w:t>
      </w:r>
      <w:r w:rsidRPr="00B971EF">
        <w:rPr>
          <w:rFonts w:ascii="宋体" w:eastAsia="宋体" w:hAnsi="宋体" w:cs="宋体" w:hint="eastAsia"/>
          <w:color w:val="808080"/>
          <w:kern w:val="0"/>
          <w:sz w:val="24"/>
          <w:szCs w:val="24"/>
        </w:rPr>
        <w:t>#得到结果</w:t>
      </w:r>
      <w:r w:rsidRPr="00B971EF">
        <w:rPr>
          <w:rFonts w:ascii="宋体" w:eastAsia="宋体" w:hAnsi="宋体" w:cs="宋体" w:hint="eastAsia"/>
          <w:color w:val="808080"/>
          <w:kern w:val="0"/>
          <w:sz w:val="24"/>
          <w:szCs w:val="24"/>
        </w:rPr>
        <w:br/>
      </w:r>
      <w:r w:rsidRPr="00B971EF">
        <w:rPr>
          <w:rFonts w:ascii="宋体" w:eastAsia="宋体" w:hAnsi="宋体" w:cs="宋体" w:hint="eastAsia"/>
          <w:color w:val="8888C6"/>
          <w:kern w:val="0"/>
          <w:sz w:val="24"/>
          <w:szCs w:val="24"/>
        </w:rPr>
        <w:t>print</w:t>
      </w:r>
      <w:r w:rsidRPr="00B971EF">
        <w:rPr>
          <w:rFonts w:ascii="宋体" w:eastAsia="宋体" w:hAnsi="宋体" w:cs="宋体" w:hint="eastAsia"/>
          <w:color w:val="A9B7C6"/>
          <w:kern w:val="0"/>
          <w:sz w:val="24"/>
          <w:szCs w:val="24"/>
        </w:rPr>
        <w:t>(res</w:t>
      </w:r>
      <w:r w:rsidRPr="00B971EF">
        <w:rPr>
          <w:rFonts w:ascii="宋体" w:eastAsia="宋体" w:hAnsi="宋体" w:cs="宋体" w:hint="eastAsia"/>
          <w:color w:val="CC7832"/>
          <w:kern w:val="0"/>
          <w:sz w:val="24"/>
          <w:szCs w:val="24"/>
        </w:rPr>
        <w:t>,</w:t>
      </w:r>
      <w:r w:rsidRPr="00B971EF">
        <w:rPr>
          <w:rFonts w:ascii="宋体" w:eastAsia="宋体" w:hAnsi="宋体" w:cs="宋体" w:hint="eastAsia"/>
          <w:color w:val="8888C6"/>
          <w:kern w:val="0"/>
          <w:sz w:val="24"/>
          <w:szCs w:val="24"/>
        </w:rPr>
        <w:t>len</w:t>
      </w:r>
      <w:r w:rsidRPr="00B971EF">
        <w:rPr>
          <w:rFonts w:ascii="宋体" w:eastAsia="宋体" w:hAnsi="宋体" w:cs="宋体" w:hint="eastAsia"/>
          <w:color w:val="A9B7C6"/>
          <w:kern w:val="0"/>
          <w:sz w:val="24"/>
          <w:szCs w:val="24"/>
        </w:rPr>
        <w:t>(res)</w:t>
      </w:r>
      <w:r w:rsidRPr="00B971EF">
        <w:rPr>
          <w:rFonts w:ascii="宋体" w:eastAsia="宋体" w:hAnsi="宋体" w:cs="宋体" w:hint="eastAsia"/>
          <w:color w:val="CC7832"/>
          <w:kern w:val="0"/>
          <w:sz w:val="24"/>
          <w:szCs w:val="24"/>
        </w:rPr>
        <w:t>,</w:t>
      </w:r>
      <w:r w:rsidRPr="00B971EF">
        <w:rPr>
          <w:rFonts w:ascii="宋体" w:eastAsia="宋体" w:hAnsi="宋体" w:cs="宋体" w:hint="eastAsia"/>
          <w:color w:val="8888C6"/>
          <w:kern w:val="0"/>
          <w:sz w:val="24"/>
          <w:szCs w:val="24"/>
        </w:rPr>
        <w:t>type</w:t>
      </w:r>
      <w:r w:rsidRPr="00B971EF">
        <w:rPr>
          <w:rFonts w:ascii="宋体" w:eastAsia="宋体" w:hAnsi="宋体" w:cs="宋体" w:hint="eastAsia"/>
          <w:color w:val="A9B7C6"/>
          <w:kern w:val="0"/>
          <w:sz w:val="24"/>
          <w:szCs w:val="24"/>
        </w:rPr>
        <w:t>(res))</w:t>
      </w:r>
    </w:p>
    <w:p w14:paraId="1D31712B" w14:textId="77777777" w:rsidR="008B4725" w:rsidRPr="00B971EF" w:rsidRDefault="008B4725" w:rsidP="00B971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p>
    <w:p w14:paraId="6B0CB4F6" w14:textId="77777777" w:rsidR="00884DA6" w:rsidRDefault="008B4725" w:rsidP="00884DA6">
      <w:pPr>
        <w:pStyle w:val="4"/>
        <w:rPr>
          <w:rStyle w:val="30"/>
        </w:rPr>
      </w:pPr>
      <w:r w:rsidRPr="00884DA6">
        <w:rPr>
          <w:rStyle w:val="30"/>
          <w:rFonts w:hint="eastAsia"/>
        </w:rPr>
        <w:t>比较安全的形式</w:t>
      </w:r>
    </w:p>
    <w:p w14:paraId="67B043E9" w14:textId="61872386" w:rsidR="00B971EF" w:rsidRPr="00B971EF" w:rsidRDefault="008B4725" w:rsidP="00884DA6">
      <w:r>
        <w:rPr>
          <w:rFonts w:hint="eastAsia"/>
        </w:rPr>
        <w:t>对数据加盐就是加任意字符串，只要代码不泄露就是安全）</w:t>
      </w:r>
    </w:p>
    <w:p w14:paraId="7EACCE27" w14:textId="2D471F9A" w:rsidR="00CE4DDC" w:rsidRDefault="00884DA6" w:rsidP="00884DA6">
      <w:pPr>
        <w:pStyle w:val="4"/>
      </w:pPr>
      <w:r>
        <w:rPr>
          <w:rFonts w:hint="eastAsia"/>
        </w:rPr>
        <w:t>最安全的形式</w:t>
      </w:r>
    </w:p>
    <w:p w14:paraId="40CF5045" w14:textId="7BA1E661" w:rsidR="00884DA6" w:rsidRDefault="00884DA6" w:rsidP="00CE4DDC">
      <w:r>
        <w:rPr>
          <w:rFonts w:hint="eastAsia"/>
        </w:rPr>
        <w:t>动态加盐（将用户名作为盐）</w:t>
      </w:r>
    </w:p>
    <w:p w14:paraId="229553A6" w14:textId="77777777" w:rsidR="00884DA6" w:rsidRPr="00884DA6" w:rsidRDefault="00884DA6" w:rsidP="00884D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884DA6">
        <w:rPr>
          <w:rFonts w:ascii="宋体" w:eastAsia="宋体" w:hAnsi="宋体" w:cs="宋体" w:hint="eastAsia"/>
          <w:color w:val="808080"/>
          <w:kern w:val="0"/>
          <w:sz w:val="24"/>
          <w:szCs w:val="24"/>
        </w:rPr>
        <w:t>#动态加盐</w:t>
      </w:r>
      <w:r w:rsidRPr="00884DA6">
        <w:rPr>
          <w:rFonts w:ascii="宋体" w:eastAsia="宋体" w:hAnsi="宋体" w:cs="宋体" w:hint="eastAsia"/>
          <w:color w:val="808080"/>
          <w:kern w:val="0"/>
          <w:sz w:val="24"/>
          <w:szCs w:val="24"/>
        </w:rPr>
        <w:br/>
      </w:r>
      <w:r w:rsidRPr="00884DA6">
        <w:rPr>
          <w:rFonts w:ascii="宋体" w:eastAsia="宋体" w:hAnsi="宋体" w:cs="宋体" w:hint="eastAsia"/>
          <w:color w:val="A9B7C6"/>
          <w:kern w:val="0"/>
          <w:sz w:val="24"/>
          <w:szCs w:val="24"/>
        </w:rPr>
        <w:t>md5_obj=hashlib.sha1(username)</w:t>
      </w:r>
      <w:r w:rsidRPr="00884DA6">
        <w:rPr>
          <w:rFonts w:ascii="宋体" w:eastAsia="宋体" w:hAnsi="宋体" w:cs="宋体" w:hint="eastAsia"/>
          <w:color w:val="808080"/>
          <w:kern w:val="0"/>
          <w:sz w:val="24"/>
          <w:szCs w:val="24"/>
        </w:rPr>
        <w:t>#得到一个MD5对象</w:t>
      </w:r>
      <w:r w:rsidRPr="00884DA6">
        <w:rPr>
          <w:rFonts w:ascii="宋体" w:eastAsia="宋体" w:hAnsi="宋体" w:cs="宋体" w:hint="eastAsia"/>
          <w:color w:val="808080"/>
          <w:kern w:val="0"/>
          <w:sz w:val="24"/>
          <w:szCs w:val="24"/>
        </w:rPr>
        <w:br/>
      </w:r>
      <w:r w:rsidRPr="00884DA6">
        <w:rPr>
          <w:rFonts w:ascii="宋体" w:eastAsia="宋体" w:hAnsi="宋体" w:cs="宋体" w:hint="eastAsia"/>
          <w:color w:val="A9B7C6"/>
          <w:kern w:val="0"/>
          <w:sz w:val="24"/>
          <w:szCs w:val="24"/>
        </w:rPr>
        <w:t>md5_obj.update(s.encode(</w:t>
      </w:r>
      <w:r w:rsidRPr="00884DA6">
        <w:rPr>
          <w:rFonts w:ascii="宋体" w:eastAsia="宋体" w:hAnsi="宋体" w:cs="宋体" w:hint="eastAsia"/>
          <w:color w:val="6A8759"/>
          <w:kern w:val="0"/>
          <w:sz w:val="24"/>
          <w:szCs w:val="24"/>
        </w:rPr>
        <w:t>'utf-8'</w:t>
      </w:r>
      <w:r w:rsidRPr="00884DA6">
        <w:rPr>
          <w:rFonts w:ascii="宋体" w:eastAsia="宋体" w:hAnsi="宋体" w:cs="宋体" w:hint="eastAsia"/>
          <w:color w:val="A9B7C6"/>
          <w:kern w:val="0"/>
          <w:sz w:val="24"/>
          <w:szCs w:val="24"/>
        </w:rPr>
        <w:t>))</w:t>
      </w:r>
      <w:r w:rsidRPr="00884DA6">
        <w:rPr>
          <w:rFonts w:ascii="宋体" w:eastAsia="宋体" w:hAnsi="宋体" w:cs="宋体" w:hint="eastAsia"/>
          <w:color w:val="808080"/>
          <w:kern w:val="0"/>
          <w:sz w:val="24"/>
          <w:szCs w:val="24"/>
        </w:rPr>
        <w:t>#需要一个byte类型</w:t>
      </w:r>
      <w:r w:rsidRPr="00884DA6">
        <w:rPr>
          <w:rFonts w:ascii="宋体" w:eastAsia="宋体" w:hAnsi="宋体" w:cs="宋体" w:hint="eastAsia"/>
          <w:color w:val="808080"/>
          <w:kern w:val="0"/>
          <w:sz w:val="24"/>
          <w:szCs w:val="24"/>
        </w:rPr>
        <w:br/>
      </w:r>
      <w:r w:rsidRPr="00884DA6">
        <w:rPr>
          <w:rFonts w:ascii="宋体" w:eastAsia="宋体" w:hAnsi="宋体" w:cs="宋体" w:hint="eastAsia"/>
          <w:color w:val="A9B7C6"/>
          <w:kern w:val="0"/>
          <w:sz w:val="24"/>
          <w:szCs w:val="24"/>
        </w:rPr>
        <w:t>res=md5_obj.hexdigest()</w:t>
      </w:r>
      <w:r w:rsidRPr="00884DA6">
        <w:rPr>
          <w:rFonts w:ascii="宋体" w:eastAsia="宋体" w:hAnsi="宋体" w:cs="宋体" w:hint="eastAsia"/>
          <w:color w:val="808080"/>
          <w:kern w:val="0"/>
          <w:sz w:val="24"/>
          <w:szCs w:val="24"/>
        </w:rPr>
        <w:t>#得到结果</w:t>
      </w:r>
      <w:r w:rsidRPr="00884DA6">
        <w:rPr>
          <w:rFonts w:ascii="宋体" w:eastAsia="宋体" w:hAnsi="宋体" w:cs="宋体" w:hint="eastAsia"/>
          <w:color w:val="808080"/>
          <w:kern w:val="0"/>
          <w:sz w:val="24"/>
          <w:szCs w:val="24"/>
        </w:rPr>
        <w:br/>
      </w:r>
      <w:r w:rsidRPr="00884DA6">
        <w:rPr>
          <w:rFonts w:ascii="宋体" w:eastAsia="宋体" w:hAnsi="宋体" w:cs="宋体" w:hint="eastAsia"/>
          <w:color w:val="8888C6"/>
          <w:kern w:val="0"/>
          <w:sz w:val="24"/>
          <w:szCs w:val="24"/>
        </w:rPr>
        <w:t>print</w:t>
      </w:r>
      <w:r w:rsidRPr="00884DA6">
        <w:rPr>
          <w:rFonts w:ascii="宋体" w:eastAsia="宋体" w:hAnsi="宋体" w:cs="宋体" w:hint="eastAsia"/>
          <w:color w:val="A9B7C6"/>
          <w:kern w:val="0"/>
          <w:sz w:val="24"/>
          <w:szCs w:val="24"/>
        </w:rPr>
        <w:t>(res</w:t>
      </w:r>
      <w:r w:rsidRPr="00884DA6">
        <w:rPr>
          <w:rFonts w:ascii="宋体" w:eastAsia="宋体" w:hAnsi="宋体" w:cs="宋体" w:hint="eastAsia"/>
          <w:color w:val="CC7832"/>
          <w:kern w:val="0"/>
          <w:sz w:val="24"/>
          <w:szCs w:val="24"/>
        </w:rPr>
        <w:t>,</w:t>
      </w:r>
      <w:r w:rsidRPr="00884DA6">
        <w:rPr>
          <w:rFonts w:ascii="宋体" w:eastAsia="宋体" w:hAnsi="宋体" w:cs="宋体" w:hint="eastAsia"/>
          <w:color w:val="8888C6"/>
          <w:kern w:val="0"/>
          <w:sz w:val="24"/>
          <w:szCs w:val="24"/>
        </w:rPr>
        <w:t>len</w:t>
      </w:r>
      <w:r w:rsidRPr="00884DA6">
        <w:rPr>
          <w:rFonts w:ascii="宋体" w:eastAsia="宋体" w:hAnsi="宋体" w:cs="宋体" w:hint="eastAsia"/>
          <w:color w:val="A9B7C6"/>
          <w:kern w:val="0"/>
          <w:sz w:val="24"/>
          <w:szCs w:val="24"/>
        </w:rPr>
        <w:t>(res)</w:t>
      </w:r>
      <w:r w:rsidRPr="00884DA6">
        <w:rPr>
          <w:rFonts w:ascii="宋体" w:eastAsia="宋体" w:hAnsi="宋体" w:cs="宋体" w:hint="eastAsia"/>
          <w:color w:val="CC7832"/>
          <w:kern w:val="0"/>
          <w:sz w:val="24"/>
          <w:szCs w:val="24"/>
        </w:rPr>
        <w:t>,</w:t>
      </w:r>
      <w:r w:rsidRPr="00884DA6">
        <w:rPr>
          <w:rFonts w:ascii="宋体" w:eastAsia="宋体" w:hAnsi="宋体" w:cs="宋体" w:hint="eastAsia"/>
          <w:color w:val="8888C6"/>
          <w:kern w:val="0"/>
          <w:sz w:val="24"/>
          <w:szCs w:val="24"/>
        </w:rPr>
        <w:t>type</w:t>
      </w:r>
      <w:r w:rsidRPr="00884DA6">
        <w:rPr>
          <w:rFonts w:ascii="宋体" w:eastAsia="宋体" w:hAnsi="宋体" w:cs="宋体" w:hint="eastAsia"/>
          <w:color w:val="A9B7C6"/>
          <w:kern w:val="0"/>
          <w:sz w:val="24"/>
          <w:szCs w:val="24"/>
        </w:rPr>
        <w:t>(res))</w:t>
      </w:r>
    </w:p>
    <w:p w14:paraId="0D100C81" w14:textId="5B0FFCD2" w:rsidR="00884DA6" w:rsidRDefault="00884DA6" w:rsidP="00CE4DDC">
      <w:r>
        <w:rPr>
          <w:rFonts w:hint="eastAsia"/>
        </w:rPr>
        <w:t>day</w:t>
      </w:r>
      <w:r>
        <w:t>28-09(hashlib</w:t>
      </w:r>
      <w:r>
        <w:rPr>
          <w:rFonts w:hint="eastAsia"/>
        </w:rPr>
        <w:t>下集</w:t>
      </w:r>
      <w:r>
        <w:t>)</w:t>
      </w:r>
    </w:p>
    <w:p w14:paraId="0F62F522" w14:textId="1833C132" w:rsidR="00873BF5" w:rsidRDefault="00873BF5" w:rsidP="00873BF5">
      <w:pPr>
        <w:pStyle w:val="4"/>
      </w:pPr>
      <w:r>
        <w:rPr>
          <w:rFonts w:hint="eastAsia"/>
        </w:rPr>
        <w:lastRenderedPageBreak/>
        <w:t>文件的一致性校验（MD5对象只能一次有效，每次用时都要实例化一个对象）</w:t>
      </w:r>
    </w:p>
    <w:p w14:paraId="7C7CBFF6" w14:textId="550B21CB" w:rsidR="00873BF5" w:rsidRPr="00873BF5" w:rsidRDefault="00873BF5" w:rsidP="00CE4DDC">
      <w:r>
        <w:rPr>
          <w:noProof/>
        </w:rPr>
        <w:drawing>
          <wp:inline distT="0" distB="0" distL="0" distR="0" wp14:anchorId="271C3FE4" wp14:editId="7C3E6F2B">
            <wp:extent cx="5274310" cy="1572260"/>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572260"/>
                    </a:xfrm>
                    <a:prstGeom prst="rect">
                      <a:avLst/>
                    </a:prstGeom>
                  </pic:spPr>
                </pic:pic>
              </a:graphicData>
            </a:graphic>
          </wp:inline>
        </w:drawing>
      </w:r>
    </w:p>
    <w:p w14:paraId="46EEDD6E" w14:textId="7F41781F" w:rsidR="00884DA6" w:rsidRDefault="00873BF5" w:rsidP="00CE4DDC">
      <w:commentRangeStart w:id="64"/>
      <w:r w:rsidRPr="00873BF5">
        <w:rPr>
          <w:rFonts w:hint="eastAsia"/>
          <w:highlight w:val="yellow"/>
        </w:rPr>
        <w:t>如果这个文件特别大，大到内存</w:t>
      </w:r>
      <w:proofErr w:type="gramStart"/>
      <w:r w:rsidR="00FE6F24">
        <w:rPr>
          <w:rFonts w:hint="eastAsia"/>
          <w:highlight w:val="yellow"/>
        </w:rPr>
        <w:t>存</w:t>
      </w:r>
      <w:proofErr w:type="gramEnd"/>
      <w:r w:rsidRPr="00873BF5">
        <w:rPr>
          <w:rFonts w:hint="eastAsia"/>
          <w:highlight w:val="yellow"/>
        </w:rPr>
        <w:t>不下</w:t>
      </w:r>
      <w:commentRangeEnd w:id="64"/>
      <w:r>
        <w:rPr>
          <w:rStyle w:val="a9"/>
        </w:rPr>
        <w:commentReference w:id="64"/>
      </w:r>
    </w:p>
    <w:p w14:paraId="3622EE92" w14:textId="77777777" w:rsidR="006A5476" w:rsidRDefault="006A5476" w:rsidP="00CE4DDC">
      <w:pPr>
        <w:rPr>
          <w:noProof/>
        </w:rPr>
      </w:pPr>
    </w:p>
    <w:p w14:paraId="3E176548" w14:textId="61152296" w:rsidR="00884DA6" w:rsidRDefault="006A5476" w:rsidP="00CE4DDC">
      <w:r>
        <w:rPr>
          <w:noProof/>
        </w:rPr>
        <w:drawing>
          <wp:inline distT="0" distB="0" distL="0" distR="0" wp14:anchorId="201F0D5D" wp14:editId="62506E9E">
            <wp:extent cx="5000000" cy="271428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00000" cy="2714286"/>
                    </a:xfrm>
                    <a:prstGeom prst="rect">
                      <a:avLst/>
                    </a:prstGeom>
                  </pic:spPr>
                </pic:pic>
              </a:graphicData>
            </a:graphic>
          </wp:inline>
        </w:drawing>
      </w:r>
    </w:p>
    <w:p w14:paraId="5407DEA7" w14:textId="02DCB3CE" w:rsidR="00351B65" w:rsidRDefault="00351B65" w:rsidP="00351B65">
      <w:pPr>
        <w:pStyle w:val="3"/>
      </w:pPr>
      <w:r>
        <w:rPr>
          <w:rFonts w:hint="eastAsia"/>
        </w:rPr>
        <w:t>configparse模块</w:t>
      </w:r>
      <w:r w:rsidR="00CE4DDC">
        <w:rPr>
          <w:rFonts w:hint="eastAsia"/>
        </w:rPr>
        <w:t>(配置文件的模块</w:t>
      </w:r>
      <w:r w:rsidR="00CE4DDC">
        <w:t>)</w:t>
      </w:r>
    </w:p>
    <w:p w14:paraId="67EA9B1C" w14:textId="41C6DD27" w:rsidR="006A5476" w:rsidRDefault="006A5476" w:rsidP="006A5476">
      <w:r>
        <w:rPr>
          <w:rFonts w:hint="eastAsia"/>
        </w:rPr>
        <w:t>一种固定格式的配置文件，有一个固定的模块去帮你做这个文件的字符串处理</w:t>
      </w:r>
    </w:p>
    <w:p w14:paraId="051EEC2D" w14:textId="11F7F52F" w:rsidR="0006449B" w:rsidRDefault="0006449B" w:rsidP="006A5476">
      <w:r>
        <w:rPr>
          <w:noProof/>
        </w:rPr>
        <w:lastRenderedPageBreak/>
        <w:drawing>
          <wp:inline distT="0" distB="0" distL="0" distR="0" wp14:anchorId="42245869" wp14:editId="07609DB9">
            <wp:extent cx="5028571" cy="2990476"/>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28571" cy="2990476"/>
                    </a:xfrm>
                    <a:prstGeom prst="rect">
                      <a:avLst/>
                    </a:prstGeom>
                  </pic:spPr>
                </pic:pic>
              </a:graphicData>
            </a:graphic>
          </wp:inline>
        </w:drawing>
      </w:r>
    </w:p>
    <w:p w14:paraId="7085D2CE" w14:textId="2FECDD7C" w:rsidR="0006449B" w:rsidRDefault="0006449B" w:rsidP="0006449B">
      <w:pPr>
        <w:pStyle w:val="4"/>
      </w:pPr>
      <w:r>
        <w:rPr>
          <w:rFonts w:hint="eastAsia"/>
        </w:rPr>
        <w:t>写配置文件</w:t>
      </w:r>
    </w:p>
    <w:p w14:paraId="4CB948EC" w14:textId="2CF9A874" w:rsidR="0006449B" w:rsidRDefault="0006449B" w:rsidP="006A5476">
      <w:r>
        <w:rPr>
          <w:noProof/>
        </w:rPr>
        <w:drawing>
          <wp:inline distT="0" distB="0" distL="0" distR="0" wp14:anchorId="79B7E306" wp14:editId="08CDA695">
            <wp:extent cx="5274310" cy="271081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10815"/>
                    </a:xfrm>
                    <a:prstGeom prst="rect">
                      <a:avLst/>
                    </a:prstGeom>
                  </pic:spPr>
                </pic:pic>
              </a:graphicData>
            </a:graphic>
          </wp:inline>
        </w:drawing>
      </w:r>
    </w:p>
    <w:p w14:paraId="00C02BC8" w14:textId="0586138F" w:rsidR="0006449B" w:rsidRDefault="0006449B" w:rsidP="0006449B">
      <w:pPr>
        <w:pStyle w:val="4"/>
      </w:pPr>
      <w:r>
        <w:rPr>
          <w:rFonts w:hint="eastAsia"/>
        </w:rPr>
        <w:t>读配置文件</w:t>
      </w:r>
    </w:p>
    <w:p w14:paraId="41010C13" w14:textId="76220645" w:rsidR="0006449B" w:rsidRDefault="0006449B" w:rsidP="006A5476">
      <w:r>
        <w:rPr>
          <w:noProof/>
        </w:rPr>
        <w:drawing>
          <wp:inline distT="0" distB="0" distL="0" distR="0" wp14:anchorId="214DF678" wp14:editId="4808BAED">
            <wp:extent cx="5274310" cy="1308735"/>
            <wp:effectExtent l="0" t="0" r="254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308735"/>
                    </a:xfrm>
                    <a:prstGeom prst="rect">
                      <a:avLst/>
                    </a:prstGeom>
                  </pic:spPr>
                </pic:pic>
              </a:graphicData>
            </a:graphic>
          </wp:inline>
        </w:drawing>
      </w:r>
    </w:p>
    <w:p w14:paraId="12576D4C" w14:textId="2F69AAC4" w:rsidR="00BA019C" w:rsidRDefault="00BA019C" w:rsidP="006A5476">
      <w:r>
        <w:rPr>
          <w:noProof/>
        </w:rPr>
        <w:lastRenderedPageBreak/>
        <w:drawing>
          <wp:inline distT="0" distB="0" distL="0" distR="0" wp14:anchorId="1231E9E7" wp14:editId="1FE6FEF0">
            <wp:extent cx="5019048" cy="1238095"/>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19048" cy="1238095"/>
                    </a:xfrm>
                    <a:prstGeom prst="rect">
                      <a:avLst/>
                    </a:prstGeom>
                  </pic:spPr>
                </pic:pic>
              </a:graphicData>
            </a:graphic>
          </wp:inline>
        </w:drawing>
      </w:r>
    </w:p>
    <w:p w14:paraId="03C8E218" w14:textId="0F4F8918" w:rsidR="00BA019C" w:rsidRDefault="00BA019C" w:rsidP="00BA019C">
      <w:pPr>
        <w:pStyle w:val="4"/>
      </w:pPr>
      <w:r>
        <w:rPr>
          <w:rFonts w:hint="eastAsia"/>
        </w:rPr>
        <w:t>增删改查</w:t>
      </w:r>
    </w:p>
    <w:p w14:paraId="794B25F2" w14:textId="62E481E9" w:rsidR="00382198" w:rsidRPr="00382198" w:rsidRDefault="00382198" w:rsidP="00382198">
      <w:r>
        <w:rPr>
          <w:rFonts w:hint="eastAsia"/>
        </w:rPr>
        <w:t>da</w:t>
      </w:r>
      <w:r>
        <w:t>y28-11(logging)</w:t>
      </w:r>
    </w:p>
    <w:p w14:paraId="22D558F6" w14:textId="52741F61" w:rsidR="00351B65" w:rsidRDefault="00351B65" w:rsidP="00351B65">
      <w:pPr>
        <w:pStyle w:val="3"/>
      </w:pPr>
      <w:r>
        <w:rPr>
          <w:rFonts w:hint="eastAsia"/>
        </w:rPr>
        <w:t>logging模块</w:t>
      </w:r>
      <w:r w:rsidR="00C2722E">
        <w:rPr>
          <w:rFonts w:hint="eastAsia"/>
        </w:rPr>
        <w:t>(一个指令控制所有的答应</w:t>
      </w:r>
      <w:r w:rsidR="00C2722E">
        <w:t>)</w:t>
      </w:r>
    </w:p>
    <w:p w14:paraId="4BE4AB66" w14:textId="1CDAEDE0" w:rsidR="009A3277" w:rsidRPr="009A3277" w:rsidRDefault="009A3277" w:rsidP="009A3277">
      <w:pPr>
        <w:pStyle w:val="4"/>
      </w:pPr>
      <w:r>
        <w:rPr>
          <w:rFonts w:hint="eastAsia"/>
        </w:rPr>
        <w:t>功能</w:t>
      </w:r>
    </w:p>
    <w:p w14:paraId="2BB7E2BA" w14:textId="401D9AD2" w:rsidR="00C2722E" w:rsidRDefault="00C2722E" w:rsidP="009A3277">
      <w:pPr>
        <w:pStyle w:val="5"/>
      </w:pPr>
      <w:r>
        <w:rPr>
          <w:rFonts w:hint="eastAsia"/>
        </w:rPr>
        <w:t>日志格式的规范</w:t>
      </w:r>
    </w:p>
    <w:p w14:paraId="4AC93870" w14:textId="292A079D" w:rsidR="00C2722E" w:rsidRDefault="00C2722E" w:rsidP="009A3277">
      <w:pPr>
        <w:pStyle w:val="5"/>
      </w:pPr>
      <w:r>
        <w:rPr>
          <w:rFonts w:hint="eastAsia"/>
        </w:rPr>
        <w:t>操作的简化</w:t>
      </w:r>
    </w:p>
    <w:p w14:paraId="4C72E07C" w14:textId="599D0CC0" w:rsidR="00C2722E" w:rsidRDefault="00C2722E" w:rsidP="009A3277">
      <w:pPr>
        <w:pStyle w:val="5"/>
      </w:pPr>
      <w:r>
        <w:rPr>
          <w:rFonts w:hint="eastAsia"/>
        </w:rPr>
        <w:t>日志的分级</w:t>
      </w:r>
      <w:r w:rsidR="009A3277">
        <w:rPr>
          <w:rFonts w:hint="eastAsia"/>
        </w:rPr>
        <w:t>管理</w:t>
      </w:r>
    </w:p>
    <w:p w14:paraId="171FA271" w14:textId="77777777" w:rsidR="009A3277" w:rsidRDefault="009A3277" w:rsidP="009A3277">
      <w:pPr>
        <w:pStyle w:val="HTML"/>
        <w:shd w:val="clear" w:color="auto" w:fill="2B2B2B"/>
        <w:rPr>
          <w:color w:val="A9B7C6"/>
        </w:rPr>
      </w:pPr>
      <w:r>
        <w:rPr>
          <w:rFonts w:hint="eastAsia"/>
          <w:color w:val="CC7832"/>
        </w:rPr>
        <w:t xml:space="preserve">import </w:t>
      </w:r>
      <w:r>
        <w:rPr>
          <w:rFonts w:hint="eastAsia"/>
          <w:color w:val="A9B7C6"/>
        </w:rPr>
        <w:t>logging</w:t>
      </w:r>
      <w:r>
        <w:rPr>
          <w:rFonts w:hint="eastAsia"/>
          <w:color w:val="A9B7C6"/>
        </w:rPr>
        <w:br/>
        <w:t>logging.debug(</w:t>
      </w:r>
      <w:r>
        <w:rPr>
          <w:rFonts w:hint="eastAsia"/>
          <w:color w:val="6A8759"/>
        </w:rPr>
        <w:t>"debug message"</w:t>
      </w:r>
      <w:r>
        <w:rPr>
          <w:rFonts w:hint="eastAsia"/>
          <w:color w:val="A9B7C6"/>
        </w:rPr>
        <w:t xml:space="preserve">)   </w:t>
      </w:r>
      <w:r>
        <w:rPr>
          <w:rFonts w:hint="eastAsia"/>
          <w:color w:val="808080"/>
        </w:rPr>
        <w:t>#调试模式</w:t>
      </w:r>
      <w:r>
        <w:rPr>
          <w:rFonts w:hint="eastAsia"/>
          <w:color w:val="808080"/>
        </w:rPr>
        <w:br/>
      </w:r>
      <w:r>
        <w:rPr>
          <w:rFonts w:hint="eastAsia"/>
          <w:color w:val="A9B7C6"/>
        </w:rPr>
        <w:t>logging.info(</w:t>
      </w:r>
      <w:r>
        <w:rPr>
          <w:rFonts w:hint="eastAsia"/>
          <w:color w:val="6A8759"/>
        </w:rPr>
        <w:t>'info message'</w:t>
      </w:r>
      <w:r>
        <w:rPr>
          <w:rFonts w:hint="eastAsia"/>
          <w:color w:val="A9B7C6"/>
        </w:rPr>
        <w:t xml:space="preserve">)     </w:t>
      </w:r>
      <w:r>
        <w:rPr>
          <w:rFonts w:hint="eastAsia"/>
          <w:color w:val="808080"/>
        </w:rPr>
        <w:t>#基础信息模块</w:t>
      </w:r>
      <w:r>
        <w:rPr>
          <w:rFonts w:hint="eastAsia"/>
          <w:color w:val="808080"/>
        </w:rPr>
        <w:br/>
      </w:r>
      <w:r>
        <w:rPr>
          <w:rFonts w:hint="eastAsia"/>
          <w:color w:val="A9B7C6"/>
        </w:rPr>
        <w:t>logging.warning(</w:t>
      </w:r>
      <w:r>
        <w:rPr>
          <w:rFonts w:hint="eastAsia"/>
          <w:color w:val="6A8759"/>
        </w:rPr>
        <w:t>'warning message'</w:t>
      </w:r>
      <w:r>
        <w:rPr>
          <w:rFonts w:hint="eastAsia"/>
          <w:color w:val="A9B7C6"/>
        </w:rPr>
        <w:t>)</w:t>
      </w:r>
      <w:r>
        <w:rPr>
          <w:rFonts w:hint="eastAsia"/>
          <w:color w:val="808080"/>
        </w:rPr>
        <w:t>#警告</w:t>
      </w:r>
      <w:r>
        <w:rPr>
          <w:rFonts w:hint="eastAsia"/>
          <w:color w:val="808080"/>
        </w:rPr>
        <w:br/>
      </w:r>
      <w:r>
        <w:rPr>
          <w:rFonts w:hint="eastAsia"/>
          <w:color w:val="A9B7C6"/>
        </w:rPr>
        <w:t>logging.error(</w:t>
      </w:r>
      <w:r>
        <w:rPr>
          <w:rFonts w:hint="eastAsia"/>
          <w:color w:val="6A8759"/>
        </w:rPr>
        <w:t>'error message'</w:t>
      </w:r>
      <w:r>
        <w:rPr>
          <w:rFonts w:hint="eastAsia"/>
          <w:color w:val="A9B7C6"/>
        </w:rPr>
        <w:t xml:space="preserve">)   </w:t>
      </w:r>
      <w:r>
        <w:rPr>
          <w:rFonts w:hint="eastAsia"/>
          <w:color w:val="808080"/>
        </w:rPr>
        <w:t>#错误</w:t>
      </w:r>
      <w:r>
        <w:rPr>
          <w:rFonts w:hint="eastAsia"/>
          <w:color w:val="808080"/>
        </w:rPr>
        <w:br/>
      </w:r>
      <w:r>
        <w:rPr>
          <w:rFonts w:hint="eastAsia"/>
          <w:color w:val="A9B7C6"/>
        </w:rPr>
        <w:t>logging.critical(</w:t>
      </w:r>
      <w:r>
        <w:rPr>
          <w:rFonts w:hint="eastAsia"/>
          <w:color w:val="6A8759"/>
        </w:rPr>
        <w:t>'critical message'</w:t>
      </w:r>
      <w:r>
        <w:rPr>
          <w:rFonts w:hint="eastAsia"/>
          <w:color w:val="A9B7C6"/>
        </w:rPr>
        <w:t>)</w:t>
      </w:r>
      <w:r>
        <w:rPr>
          <w:rFonts w:hint="eastAsia"/>
          <w:color w:val="808080"/>
        </w:rPr>
        <w:t>#严重错误</w:t>
      </w:r>
    </w:p>
    <w:p w14:paraId="78FF0015" w14:textId="1E2AC0A3" w:rsidR="009A3277" w:rsidRDefault="009A3277" w:rsidP="009A3277">
      <w:r w:rsidRPr="009A3277">
        <w:rPr>
          <w:highlight w:val="yellow"/>
        </w:rPr>
        <w:t>python</w:t>
      </w:r>
      <w:r w:rsidRPr="009A3277">
        <w:rPr>
          <w:rFonts w:hint="eastAsia"/>
          <w:highlight w:val="yellow"/>
        </w:rPr>
        <w:t>自动输出警告以上的错误包括警告</w:t>
      </w:r>
    </w:p>
    <w:p w14:paraId="51BE1FE4" w14:textId="692CE3C3" w:rsidR="009A3277" w:rsidRDefault="009A3277" w:rsidP="009A3277">
      <w:r>
        <w:rPr>
          <w:noProof/>
        </w:rPr>
        <w:drawing>
          <wp:inline distT="0" distB="0" distL="0" distR="0" wp14:anchorId="618D8550" wp14:editId="748BC65E">
            <wp:extent cx="5274310" cy="722630"/>
            <wp:effectExtent l="0" t="0" r="254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722630"/>
                    </a:xfrm>
                    <a:prstGeom prst="rect">
                      <a:avLst/>
                    </a:prstGeom>
                  </pic:spPr>
                </pic:pic>
              </a:graphicData>
            </a:graphic>
          </wp:inline>
        </w:drawing>
      </w:r>
    </w:p>
    <w:p w14:paraId="7A2A92AB" w14:textId="55ABAC4F" w:rsidR="009A3277" w:rsidRDefault="00126C4A" w:rsidP="009A3277">
      <w:r w:rsidRPr="00126C4A">
        <w:rPr>
          <w:rFonts w:hint="eastAsia"/>
          <w:highlight w:val="yellow"/>
        </w:rPr>
        <w:t>怎么让他显示所有的警告</w:t>
      </w:r>
    </w:p>
    <w:p w14:paraId="30732D8C" w14:textId="44470B55" w:rsidR="00FF65F3" w:rsidRPr="009A3277" w:rsidRDefault="00126C4A" w:rsidP="009A3277">
      <w:r>
        <w:rPr>
          <w:noProof/>
        </w:rPr>
        <w:lastRenderedPageBreak/>
        <w:drawing>
          <wp:inline distT="0" distB="0" distL="0" distR="0" wp14:anchorId="3E940BC6" wp14:editId="730D97CD">
            <wp:extent cx="5274310" cy="1863090"/>
            <wp:effectExtent l="0" t="0" r="254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863090"/>
                    </a:xfrm>
                    <a:prstGeom prst="rect">
                      <a:avLst/>
                    </a:prstGeom>
                  </pic:spPr>
                </pic:pic>
              </a:graphicData>
            </a:graphic>
          </wp:inline>
        </w:drawing>
      </w:r>
    </w:p>
    <w:p w14:paraId="2FE07D32" w14:textId="5607B315" w:rsidR="009A3277" w:rsidRDefault="009A3277" w:rsidP="009A3277">
      <w:r>
        <w:rPr>
          <w:rFonts w:hint="eastAsia"/>
        </w:rPr>
        <w:t>logging模块不能帮你做的事：</w:t>
      </w:r>
    </w:p>
    <w:p w14:paraId="006E0439" w14:textId="2AE5B51D" w:rsidR="009A3277" w:rsidRDefault="009A3277" w:rsidP="009A3277">
      <w:r>
        <w:rPr>
          <w:rFonts w:hint="eastAsia"/>
        </w:rPr>
        <w:t xml:space="preserve"> </w:t>
      </w:r>
      <w:r>
        <w:t xml:space="preserve">  </w:t>
      </w:r>
      <w:r>
        <w:rPr>
          <w:rFonts w:hint="eastAsia"/>
        </w:rPr>
        <w:t>自动的生成你要打印的内容需要程序员在开发的时候定义好，要打印的内容是什么</w:t>
      </w:r>
    </w:p>
    <w:p w14:paraId="4961D135" w14:textId="72AE2850" w:rsidR="009A3277" w:rsidRDefault="009A3277" w:rsidP="009A3277">
      <w:pPr>
        <w:pStyle w:val="3"/>
      </w:pPr>
      <w:r>
        <w:rPr>
          <w:rFonts w:hint="eastAsia"/>
        </w:rPr>
        <w:t>logging模块的使用：</w:t>
      </w:r>
    </w:p>
    <w:p w14:paraId="1E4D6A38" w14:textId="4B863EC8" w:rsidR="009A3277" w:rsidRDefault="009A3277" w:rsidP="00FF65F3">
      <w:pPr>
        <w:pStyle w:val="5"/>
      </w:pPr>
      <w:r>
        <w:rPr>
          <w:rFonts w:hint="eastAsia"/>
        </w:rPr>
        <w:t>普通配置型（简单的，可定制化差）</w:t>
      </w:r>
    </w:p>
    <w:p w14:paraId="78236BC0" w14:textId="748A8468" w:rsidR="00FF65F3" w:rsidRDefault="00FF65F3" w:rsidP="009A3277">
      <w:r>
        <w:rPr>
          <w:noProof/>
        </w:rPr>
        <w:drawing>
          <wp:inline distT="0" distB="0" distL="0" distR="0" wp14:anchorId="3AE95E2F" wp14:editId="050D1ABA">
            <wp:extent cx="5274310" cy="307086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070860"/>
                    </a:xfrm>
                    <a:prstGeom prst="rect">
                      <a:avLst/>
                    </a:prstGeom>
                  </pic:spPr>
                </pic:pic>
              </a:graphicData>
            </a:graphic>
          </wp:inline>
        </w:drawing>
      </w:r>
    </w:p>
    <w:p w14:paraId="01068365" w14:textId="2A048F0E" w:rsidR="00FF65F3" w:rsidRDefault="00FF65F3" w:rsidP="009A3277">
      <w:r>
        <w:rPr>
          <w:noProof/>
        </w:rPr>
        <w:drawing>
          <wp:inline distT="0" distB="0" distL="0" distR="0" wp14:anchorId="5CDF2DEF" wp14:editId="2E84718A">
            <wp:extent cx="5274310" cy="1687830"/>
            <wp:effectExtent l="0" t="0" r="2540" b="762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687830"/>
                    </a:xfrm>
                    <a:prstGeom prst="rect">
                      <a:avLst/>
                    </a:prstGeom>
                  </pic:spPr>
                </pic:pic>
              </a:graphicData>
            </a:graphic>
          </wp:inline>
        </w:drawing>
      </w:r>
    </w:p>
    <w:p w14:paraId="0BF0D059" w14:textId="25FF72E1" w:rsidR="00FF65F3" w:rsidRDefault="00FF65F3" w:rsidP="009A3277">
      <w:r w:rsidRPr="00FF65F3">
        <w:rPr>
          <w:rFonts w:hint="eastAsia"/>
          <w:highlight w:val="yellow"/>
        </w:rPr>
        <w:t>不能将一个log信息即输出到屏幕 又输出到文件</w:t>
      </w:r>
    </w:p>
    <w:p w14:paraId="53E6E5FF" w14:textId="7990A38B" w:rsidR="00B011C0" w:rsidRDefault="00B011C0" w:rsidP="00B011C0">
      <w:pPr>
        <w:pStyle w:val="6"/>
      </w:pPr>
      <w:r>
        <w:rPr>
          <w:rFonts w:hint="eastAsia"/>
          <w:highlight w:val="yellow"/>
        </w:rPr>
        <w:lastRenderedPageBreak/>
        <w:t>实际应用</w:t>
      </w:r>
    </w:p>
    <w:p w14:paraId="3CDF040E" w14:textId="430FE5F3" w:rsidR="00B011C0" w:rsidRDefault="00B011C0" w:rsidP="009A3277">
      <w:r>
        <w:rPr>
          <w:noProof/>
        </w:rPr>
        <w:drawing>
          <wp:inline distT="0" distB="0" distL="0" distR="0" wp14:anchorId="53F56F1F" wp14:editId="180DCBD2">
            <wp:extent cx="5274310" cy="2336800"/>
            <wp:effectExtent l="0" t="0" r="2540" b="635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336800"/>
                    </a:xfrm>
                    <a:prstGeom prst="rect">
                      <a:avLst/>
                    </a:prstGeom>
                  </pic:spPr>
                </pic:pic>
              </a:graphicData>
            </a:graphic>
          </wp:inline>
        </w:drawing>
      </w:r>
    </w:p>
    <w:p w14:paraId="17B83388" w14:textId="63B35F93" w:rsidR="009A3277" w:rsidRDefault="009A3277" w:rsidP="00FF65F3">
      <w:pPr>
        <w:pStyle w:val="5"/>
      </w:pPr>
      <w:r>
        <w:rPr>
          <w:rFonts w:hint="eastAsia"/>
        </w:rPr>
        <w:t>对象配置型（复杂的，可定制化强）</w:t>
      </w:r>
    </w:p>
    <w:p w14:paraId="133E4065" w14:textId="6F019445" w:rsidR="00C2722E" w:rsidRDefault="007941DB" w:rsidP="00A459DE">
      <w:pPr>
        <w:pStyle w:val="7"/>
      </w:pPr>
      <w:r>
        <w:rPr>
          <w:rFonts w:hint="eastAsia"/>
        </w:rPr>
        <w:t>logger对象的形式来操作日志文件（即往屏幕上输出又</w:t>
      </w:r>
      <w:proofErr w:type="gramStart"/>
      <w:r>
        <w:rPr>
          <w:rFonts w:hint="eastAsia"/>
        </w:rPr>
        <w:t>往文件</w:t>
      </w:r>
      <w:proofErr w:type="gramEnd"/>
      <w:r>
        <w:rPr>
          <w:rFonts w:hint="eastAsia"/>
        </w:rPr>
        <w:t>里输出）</w:t>
      </w:r>
    </w:p>
    <w:p w14:paraId="586EB579" w14:textId="0B4A782F" w:rsidR="007941DB" w:rsidRDefault="007941DB" w:rsidP="00C2722E">
      <w:r>
        <w:rPr>
          <w:rFonts w:hint="eastAsia"/>
        </w:rPr>
        <w:t>步骤：</w:t>
      </w:r>
    </w:p>
    <w:p w14:paraId="1D0C6ABA" w14:textId="4824ACF5" w:rsidR="007941DB" w:rsidRDefault="007941DB" w:rsidP="007941DB">
      <w:pPr>
        <w:pStyle w:val="a8"/>
        <w:numPr>
          <w:ilvl w:val="0"/>
          <w:numId w:val="6"/>
        </w:numPr>
        <w:ind w:firstLineChars="0"/>
      </w:pPr>
      <w:r>
        <w:rPr>
          <w:rFonts w:hint="eastAsia"/>
        </w:rPr>
        <w:t>创建一个logger对象</w:t>
      </w:r>
    </w:p>
    <w:p w14:paraId="420C1695" w14:textId="23D33A55" w:rsidR="007941DB" w:rsidRDefault="007941DB" w:rsidP="007941DB">
      <w:pPr>
        <w:pStyle w:val="a8"/>
        <w:numPr>
          <w:ilvl w:val="0"/>
          <w:numId w:val="6"/>
        </w:numPr>
        <w:ind w:firstLineChars="0"/>
      </w:pPr>
      <w:r>
        <w:rPr>
          <w:rFonts w:hint="eastAsia"/>
        </w:rPr>
        <w:t>创建一个文件管理操作符</w:t>
      </w:r>
    </w:p>
    <w:p w14:paraId="79719156" w14:textId="0880D137" w:rsidR="007941DB" w:rsidRDefault="007941DB" w:rsidP="007941DB">
      <w:pPr>
        <w:pStyle w:val="a8"/>
        <w:numPr>
          <w:ilvl w:val="0"/>
          <w:numId w:val="6"/>
        </w:numPr>
        <w:ind w:firstLineChars="0"/>
      </w:pPr>
      <w:r>
        <w:rPr>
          <w:rFonts w:hint="eastAsia"/>
        </w:rPr>
        <w:t>创建一个屏幕管理操作符</w:t>
      </w:r>
    </w:p>
    <w:p w14:paraId="50E6E247" w14:textId="1AAC70CD" w:rsidR="007941DB" w:rsidRDefault="007941DB" w:rsidP="007941DB">
      <w:pPr>
        <w:pStyle w:val="a8"/>
        <w:numPr>
          <w:ilvl w:val="0"/>
          <w:numId w:val="6"/>
        </w:numPr>
        <w:ind w:firstLineChars="0"/>
      </w:pPr>
      <w:r>
        <w:rPr>
          <w:rFonts w:hint="eastAsia"/>
        </w:rPr>
        <w:t>创建一个日志输出的格式（1，2，3，4这四个暂时没关系）</w:t>
      </w:r>
    </w:p>
    <w:p w14:paraId="64702EAE" w14:textId="77777777" w:rsidR="007941DB" w:rsidRDefault="007941DB" w:rsidP="007941DB">
      <w:pPr>
        <w:pStyle w:val="a8"/>
        <w:ind w:left="420" w:firstLineChars="0" w:firstLine="0"/>
      </w:pPr>
    </w:p>
    <w:p w14:paraId="0129ED04" w14:textId="2D867BE1" w:rsidR="007941DB" w:rsidRDefault="007941DB" w:rsidP="007941DB">
      <w:pPr>
        <w:pStyle w:val="a8"/>
        <w:numPr>
          <w:ilvl w:val="0"/>
          <w:numId w:val="6"/>
        </w:numPr>
        <w:ind w:firstLineChars="0"/>
      </w:pPr>
      <w:r>
        <w:rPr>
          <w:rFonts w:hint="eastAsia"/>
        </w:rPr>
        <w:t>文件管理操作符绑定一个格式</w:t>
      </w:r>
    </w:p>
    <w:p w14:paraId="1B4B28D4" w14:textId="3EBBAA9E" w:rsidR="007941DB" w:rsidRDefault="007941DB" w:rsidP="007941DB">
      <w:pPr>
        <w:pStyle w:val="a8"/>
        <w:numPr>
          <w:ilvl w:val="0"/>
          <w:numId w:val="6"/>
        </w:numPr>
        <w:ind w:firstLineChars="0"/>
      </w:pPr>
      <w:r>
        <w:rPr>
          <w:rFonts w:hint="eastAsia"/>
        </w:rPr>
        <w:t>屏幕管理操作符绑定一个格式</w:t>
      </w:r>
    </w:p>
    <w:p w14:paraId="408D4E55" w14:textId="77777777" w:rsidR="007941DB" w:rsidRDefault="007941DB" w:rsidP="007941DB">
      <w:pPr>
        <w:pStyle w:val="a8"/>
        <w:ind w:left="420" w:firstLineChars="0" w:firstLine="0"/>
      </w:pPr>
    </w:p>
    <w:p w14:paraId="45083A74" w14:textId="5F550618" w:rsidR="007941DB" w:rsidRDefault="007941DB" w:rsidP="007941DB">
      <w:pPr>
        <w:pStyle w:val="a8"/>
        <w:numPr>
          <w:ilvl w:val="0"/>
          <w:numId w:val="6"/>
        </w:numPr>
        <w:ind w:firstLineChars="0"/>
      </w:pPr>
      <w:r>
        <w:rPr>
          <w:rFonts w:hint="eastAsia"/>
        </w:rPr>
        <w:t>logger对象绑定文件管理操作符</w:t>
      </w:r>
    </w:p>
    <w:p w14:paraId="07BEFD4D" w14:textId="7DFE76C2" w:rsidR="007941DB" w:rsidRDefault="007941DB" w:rsidP="007941DB">
      <w:pPr>
        <w:pStyle w:val="a8"/>
        <w:numPr>
          <w:ilvl w:val="0"/>
          <w:numId w:val="6"/>
        </w:numPr>
        <w:ind w:firstLineChars="0"/>
      </w:pPr>
      <w:r>
        <w:rPr>
          <w:rFonts w:hint="eastAsia"/>
        </w:rPr>
        <w:t>logger对象绑定屏幕管理操作符</w:t>
      </w:r>
    </w:p>
    <w:p w14:paraId="261EDDA6" w14:textId="544B058A" w:rsidR="00CB5DDB" w:rsidRDefault="00CB5DDB" w:rsidP="00CB5DDB">
      <w:r>
        <w:rPr>
          <w:noProof/>
        </w:rPr>
        <w:lastRenderedPageBreak/>
        <w:drawing>
          <wp:inline distT="0" distB="0" distL="0" distR="0" wp14:anchorId="5D204EB5" wp14:editId="53883367">
            <wp:extent cx="5274310" cy="4051300"/>
            <wp:effectExtent l="0" t="0" r="2540" b="635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051300"/>
                    </a:xfrm>
                    <a:prstGeom prst="rect">
                      <a:avLst/>
                    </a:prstGeom>
                  </pic:spPr>
                </pic:pic>
              </a:graphicData>
            </a:graphic>
          </wp:inline>
        </w:drawing>
      </w:r>
    </w:p>
    <w:p w14:paraId="43F418E8" w14:textId="57649B5A" w:rsidR="006F60F6" w:rsidRDefault="006F60F6" w:rsidP="006F60F6">
      <w:r>
        <w:rPr>
          <w:noProof/>
        </w:rPr>
        <w:drawing>
          <wp:inline distT="0" distB="0" distL="0" distR="0" wp14:anchorId="03D97141" wp14:editId="5288D3A8">
            <wp:extent cx="5274310" cy="3660775"/>
            <wp:effectExtent l="0" t="0" r="254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660775"/>
                    </a:xfrm>
                    <a:prstGeom prst="rect">
                      <a:avLst/>
                    </a:prstGeom>
                  </pic:spPr>
                </pic:pic>
              </a:graphicData>
            </a:graphic>
          </wp:inline>
        </w:drawing>
      </w:r>
    </w:p>
    <w:p w14:paraId="49A8A1B6" w14:textId="2ADC0476" w:rsidR="00E25B61" w:rsidRDefault="00E25B61" w:rsidP="006F60F6">
      <w:r>
        <w:rPr>
          <w:rFonts w:hint="eastAsia"/>
        </w:rPr>
        <w:t>day</w:t>
      </w:r>
      <w:r>
        <w:t>27-12(</w:t>
      </w:r>
      <w:r>
        <w:rPr>
          <w:rFonts w:hint="eastAsia"/>
        </w:rPr>
        <w:t>内容概述</w:t>
      </w:r>
      <w:r>
        <w:t>)</w:t>
      </w:r>
    </w:p>
    <w:p w14:paraId="55A3DF2F" w14:textId="3F0E03E7" w:rsidR="00E25B61" w:rsidRDefault="009B75B1" w:rsidP="006F60F6">
      <w:r>
        <w:rPr>
          <w:rFonts w:hint="eastAsia"/>
        </w:rPr>
        <w:t>day</w:t>
      </w:r>
      <w:r>
        <w:t>28-13(</w:t>
      </w:r>
      <w:r>
        <w:rPr>
          <w:rFonts w:hint="eastAsia"/>
        </w:rPr>
        <w:t>异常处理</w:t>
      </w:r>
      <w:r>
        <w:t>)</w:t>
      </w:r>
    </w:p>
    <w:p w14:paraId="17B88731" w14:textId="0BB523CF" w:rsidR="009B75B1" w:rsidRDefault="009B75B1" w:rsidP="009B75B1">
      <w:pPr>
        <w:pStyle w:val="2"/>
      </w:pPr>
      <w:r>
        <w:rPr>
          <w:rFonts w:hint="eastAsia"/>
        </w:rPr>
        <w:lastRenderedPageBreak/>
        <w:t>异常</w:t>
      </w:r>
    </w:p>
    <w:p w14:paraId="3F2B8089" w14:textId="071B7A94" w:rsidR="009B75B1" w:rsidRPr="009B75B1" w:rsidRDefault="009B75B1" w:rsidP="009B75B1">
      <w:pPr>
        <w:pStyle w:val="3"/>
        <w:rPr>
          <w:rFonts w:hint="eastAsia"/>
        </w:rPr>
      </w:pPr>
      <w:r>
        <w:rPr>
          <w:rFonts w:hint="eastAsia"/>
        </w:rPr>
        <w:t>什么是</w:t>
      </w:r>
      <w:proofErr w:type="gramStart"/>
      <w:r>
        <w:rPr>
          <w:rFonts w:hint="eastAsia"/>
        </w:rPr>
        <w:t>异常异常</w:t>
      </w:r>
      <w:proofErr w:type="gramEnd"/>
      <w:r>
        <w:rPr>
          <w:rFonts w:hint="eastAsia"/>
        </w:rPr>
        <w:t>和错误的区别</w:t>
      </w:r>
    </w:p>
    <w:p w14:paraId="2E8F72CD" w14:textId="16C43185" w:rsidR="009B75B1" w:rsidRDefault="009B75B1" w:rsidP="009B75B1">
      <w:r>
        <w:rPr>
          <w:rFonts w:hint="eastAsia"/>
        </w:rPr>
        <w:t>Error错误(比较明显的错误，在编译代码阶段就能监测出来</w:t>
      </w:r>
      <w:r>
        <w:t>)</w:t>
      </w:r>
    </w:p>
    <w:p w14:paraId="7248802D" w14:textId="6F33A562" w:rsidR="009B75B1" w:rsidRPr="009B75B1" w:rsidRDefault="009B75B1" w:rsidP="009B75B1">
      <w:pPr>
        <w:rPr>
          <w:rFonts w:hint="eastAsia"/>
        </w:rPr>
      </w:pPr>
      <w:r>
        <w:t xml:space="preserve">Iteration </w:t>
      </w:r>
      <w:r>
        <w:rPr>
          <w:rFonts w:hint="eastAsia"/>
        </w:rPr>
        <w:t>异常（在执行代码的过程中产生的异常）</w:t>
      </w:r>
    </w:p>
    <w:p w14:paraId="75BB0B05" w14:textId="527CE139" w:rsidR="009B75B1" w:rsidRDefault="009B75B1" w:rsidP="009B75B1">
      <w:pPr>
        <w:pStyle w:val="3"/>
      </w:pPr>
      <w:r>
        <w:rPr>
          <w:rFonts w:hint="eastAsia"/>
        </w:rPr>
        <w:t>异常发生之后的效果</w:t>
      </w:r>
    </w:p>
    <w:p w14:paraId="1BD927C5" w14:textId="5089ED35" w:rsidR="009B75B1" w:rsidRPr="009B75B1" w:rsidRDefault="009B75B1" w:rsidP="009B75B1">
      <w:pPr>
        <w:rPr>
          <w:rFonts w:hint="eastAsia"/>
        </w:rPr>
      </w:pPr>
      <w:r>
        <w:rPr>
          <w:rFonts w:hint="eastAsia"/>
        </w:rPr>
        <w:t>一旦在程序中发生异常，程序就不再继续执行了</w:t>
      </w:r>
    </w:p>
    <w:p w14:paraId="332FAD80" w14:textId="565DDBA0" w:rsidR="009B75B1" w:rsidRDefault="009B75B1" w:rsidP="009B75B1">
      <w:pPr>
        <w:pStyle w:val="3"/>
      </w:pPr>
      <w:r>
        <w:rPr>
          <w:rFonts w:hint="eastAsia"/>
        </w:rPr>
        <w:t>如何看报错信息</w:t>
      </w:r>
    </w:p>
    <w:p w14:paraId="69BF6D01" w14:textId="77777777" w:rsidR="009B75B1" w:rsidRPr="009B75B1" w:rsidRDefault="009B75B1" w:rsidP="009B75B1">
      <w:pPr>
        <w:rPr>
          <w:rFonts w:hint="eastAsia"/>
        </w:rPr>
      </w:pPr>
    </w:p>
    <w:p w14:paraId="45369E98" w14:textId="4DF3A3EF" w:rsidR="009B75B1" w:rsidRDefault="009B75B1" w:rsidP="00C170F8">
      <w:pPr>
        <w:pStyle w:val="3"/>
      </w:pPr>
      <w:r>
        <w:rPr>
          <w:rFonts w:hint="eastAsia"/>
        </w:rPr>
        <w:t>最简单的异常处理</w:t>
      </w:r>
    </w:p>
    <w:p w14:paraId="16E4F4FF" w14:textId="4B473BF7" w:rsidR="009B75B1" w:rsidRDefault="009B75B1" w:rsidP="00C170F8">
      <w:pPr>
        <w:pStyle w:val="3"/>
      </w:pPr>
      <w:r>
        <w:rPr>
          <w:rFonts w:hint="eastAsia"/>
        </w:rPr>
        <w:t>多分支异常处理</w:t>
      </w:r>
      <w:r w:rsidR="00C170F8">
        <w:rPr>
          <w:rFonts w:hint="eastAsia"/>
        </w:rPr>
        <w:t>（先处理一个异常在处理一个异常）</w:t>
      </w:r>
    </w:p>
    <w:p w14:paraId="55D3A56C" w14:textId="77777777" w:rsidR="00C170F8" w:rsidRPr="00C170F8" w:rsidRDefault="00C170F8" w:rsidP="00C170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C170F8">
        <w:rPr>
          <w:rFonts w:ascii="宋体" w:eastAsia="宋体" w:hAnsi="宋体" w:cs="宋体" w:hint="eastAsia"/>
          <w:color w:val="A9B7C6"/>
          <w:kern w:val="0"/>
          <w:sz w:val="24"/>
          <w:szCs w:val="24"/>
        </w:rPr>
        <w:t>lst=[</w:t>
      </w:r>
      <w:r w:rsidRPr="00C170F8">
        <w:rPr>
          <w:rFonts w:ascii="宋体" w:eastAsia="宋体" w:hAnsi="宋体" w:cs="宋体" w:hint="eastAsia"/>
          <w:color w:val="6A8759"/>
          <w:kern w:val="0"/>
          <w:sz w:val="24"/>
          <w:szCs w:val="24"/>
        </w:rPr>
        <w:t>'登陆'</w:t>
      </w:r>
      <w:r w:rsidRPr="00C170F8">
        <w:rPr>
          <w:rFonts w:ascii="宋体" w:eastAsia="宋体" w:hAnsi="宋体" w:cs="宋体" w:hint="eastAsia"/>
          <w:color w:val="CC7832"/>
          <w:kern w:val="0"/>
          <w:sz w:val="24"/>
          <w:szCs w:val="24"/>
        </w:rPr>
        <w:t>,</w:t>
      </w:r>
      <w:r w:rsidRPr="00C170F8">
        <w:rPr>
          <w:rFonts w:ascii="宋体" w:eastAsia="宋体" w:hAnsi="宋体" w:cs="宋体" w:hint="eastAsia"/>
          <w:color w:val="6A8759"/>
          <w:kern w:val="0"/>
          <w:sz w:val="24"/>
          <w:szCs w:val="24"/>
        </w:rPr>
        <w:t>'注册'</w:t>
      </w:r>
      <w:r w:rsidRPr="00C170F8">
        <w:rPr>
          <w:rFonts w:ascii="宋体" w:eastAsia="宋体" w:hAnsi="宋体" w:cs="宋体" w:hint="eastAsia"/>
          <w:color w:val="CC7832"/>
          <w:kern w:val="0"/>
          <w:sz w:val="24"/>
          <w:szCs w:val="24"/>
        </w:rPr>
        <w:t>,</w:t>
      </w:r>
      <w:r w:rsidRPr="00C170F8">
        <w:rPr>
          <w:rFonts w:ascii="宋体" w:eastAsia="宋体" w:hAnsi="宋体" w:cs="宋体" w:hint="eastAsia"/>
          <w:color w:val="6A8759"/>
          <w:kern w:val="0"/>
          <w:sz w:val="24"/>
          <w:szCs w:val="24"/>
        </w:rPr>
        <w:t>'取消'</w:t>
      </w:r>
      <w:r w:rsidRPr="00C170F8">
        <w:rPr>
          <w:rFonts w:ascii="宋体" w:eastAsia="宋体" w:hAnsi="宋体" w:cs="宋体" w:hint="eastAsia"/>
          <w:color w:val="A9B7C6"/>
          <w:kern w:val="0"/>
          <w:sz w:val="24"/>
          <w:szCs w:val="24"/>
        </w:rPr>
        <w:t>]</w:t>
      </w:r>
      <w:r w:rsidRPr="00C170F8">
        <w:rPr>
          <w:rFonts w:ascii="宋体" w:eastAsia="宋体" w:hAnsi="宋体" w:cs="宋体" w:hint="eastAsia"/>
          <w:color w:val="A9B7C6"/>
          <w:kern w:val="0"/>
          <w:sz w:val="24"/>
          <w:szCs w:val="24"/>
        </w:rPr>
        <w:br/>
      </w:r>
      <w:r w:rsidRPr="00C170F8">
        <w:rPr>
          <w:rFonts w:ascii="宋体" w:eastAsia="宋体" w:hAnsi="宋体" w:cs="宋体" w:hint="eastAsia"/>
          <w:color w:val="CC7832"/>
          <w:kern w:val="0"/>
          <w:sz w:val="24"/>
          <w:szCs w:val="24"/>
        </w:rPr>
        <w:t xml:space="preserve">for </w:t>
      </w:r>
      <w:r w:rsidRPr="00C170F8">
        <w:rPr>
          <w:rFonts w:ascii="宋体" w:eastAsia="宋体" w:hAnsi="宋体" w:cs="宋体" w:hint="eastAsia"/>
          <w:color w:val="A9B7C6"/>
          <w:kern w:val="0"/>
          <w:sz w:val="24"/>
          <w:szCs w:val="24"/>
        </w:rPr>
        <w:t xml:space="preserve">i </w:t>
      </w:r>
      <w:r w:rsidRPr="00C170F8">
        <w:rPr>
          <w:rFonts w:ascii="宋体" w:eastAsia="宋体" w:hAnsi="宋体" w:cs="宋体" w:hint="eastAsia"/>
          <w:color w:val="CC7832"/>
          <w:kern w:val="0"/>
          <w:sz w:val="24"/>
          <w:szCs w:val="24"/>
        </w:rPr>
        <w:t xml:space="preserve">in </w:t>
      </w:r>
      <w:r w:rsidRPr="00C170F8">
        <w:rPr>
          <w:rFonts w:ascii="宋体" w:eastAsia="宋体" w:hAnsi="宋体" w:cs="宋体" w:hint="eastAsia"/>
          <w:color w:val="8888C6"/>
          <w:kern w:val="0"/>
          <w:sz w:val="24"/>
          <w:szCs w:val="24"/>
        </w:rPr>
        <w:t>enumerate</w:t>
      </w:r>
      <w:r w:rsidRPr="00C170F8">
        <w:rPr>
          <w:rFonts w:ascii="宋体" w:eastAsia="宋体" w:hAnsi="宋体" w:cs="宋体" w:hint="eastAsia"/>
          <w:color w:val="A9B7C6"/>
          <w:kern w:val="0"/>
          <w:sz w:val="24"/>
          <w:szCs w:val="24"/>
        </w:rPr>
        <w:t>(lst</w:t>
      </w:r>
      <w:r w:rsidRPr="00C170F8">
        <w:rPr>
          <w:rFonts w:ascii="宋体" w:eastAsia="宋体" w:hAnsi="宋体" w:cs="宋体" w:hint="eastAsia"/>
          <w:color w:val="CC7832"/>
          <w:kern w:val="0"/>
          <w:sz w:val="24"/>
          <w:szCs w:val="24"/>
        </w:rPr>
        <w:t>,</w:t>
      </w:r>
      <w:r w:rsidRPr="00C170F8">
        <w:rPr>
          <w:rFonts w:ascii="宋体" w:eastAsia="宋体" w:hAnsi="宋体" w:cs="宋体" w:hint="eastAsia"/>
          <w:color w:val="6897BB"/>
          <w:kern w:val="0"/>
          <w:sz w:val="24"/>
          <w:szCs w:val="24"/>
        </w:rPr>
        <w:t>1</w:t>
      </w:r>
      <w:r w:rsidRPr="00C170F8">
        <w:rPr>
          <w:rFonts w:ascii="宋体" w:eastAsia="宋体" w:hAnsi="宋体" w:cs="宋体" w:hint="eastAsia"/>
          <w:color w:val="A9B7C6"/>
          <w:kern w:val="0"/>
          <w:sz w:val="24"/>
          <w:szCs w:val="24"/>
        </w:rPr>
        <w:t>):</w:t>
      </w:r>
      <w:r w:rsidRPr="00C170F8">
        <w:rPr>
          <w:rFonts w:ascii="宋体" w:eastAsia="宋体" w:hAnsi="宋体" w:cs="宋体" w:hint="eastAsia"/>
          <w:color w:val="A9B7C6"/>
          <w:kern w:val="0"/>
          <w:sz w:val="24"/>
          <w:szCs w:val="24"/>
        </w:rPr>
        <w:br/>
        <w:t xml:space="preserve">    </w:t>
      </w:r>
      <w:r w:rsidRPr="00C170F8">
        <w:rPr>
          <w:rFonts w:ascii="宋体" w:eastAsia="宋体" w:hAnsi="宋体" w:cs="宋体" w:hint="eastAsia"/>
          <w:color w:val="8888C6"/>
          <w:kern w:val="0"/>
          <w:sz w:val="24"/>
          <w:szCs w:val="24"/>
        </w:rPr>
        <w:t>print</w:t>
      </w:r>
      <w:r w:rsidRPr="00C170F8">
        <w:rPr>
          <w:rFonts w:ascii="宋体" w:eastAsia="宋体" w:hAnsi="宋体" w:cs="宋体" w:hint="eastAsia"/>
          <w:color w:val="A9B7C6"/>
          <w:kern w:val="0"/>
          <w:sz w:val="24"/>
          <w:szCs w:val="24"/>
        </w:rPr>
        <w:t>(i[</w:t>
      </w:r>
      <w:r w:rsidRPr="00C170F8">
        <w:rPr>
          <w:rFonts w:ascii="宋体" w:eastAsia="宋体" w:hAnsi="宋体" w:cs="宋体" w:hint="eastAsia"/>
          <w:color w:val="6897BB"/>
          <w:kern w:val="0"/>
          <w:sz w:val="24"/>
          <w:szCs w:val="24"/>
        </w:rPr>
        <w:t>0</w:t>
      </w:r>
      <w:r w:rsidRPr="00C170F8">
        <w:rPr>
          <w:rFonts w:ascii="宋体" w:eastAsia="宋体" w:hAnsi="宋体" w:cs="宋体" w:hint="eastAsia"/>
          <w:color w:val="A9B7C6"/>
          <w:kern w:val="0"/>
          <w:sz w:val="24"/>
          <w:szCs w:val="24"/>
        </w:rPr>
        <w:t>]</w:t>
      </w:r>
      <w:r w:rsidRPr="00C170F8">
        <w:rPr>
          <w:rFonts w:ascii="宋体" w:eastAsia="宋体" w:hAnsi="宋体" w:cs="宋体" w:hint="eastAsia"/>
          <w:color w:val="CC7832"/>
          <w:kern w:val="0"/>
          <w:sz w:val="24"/>
          <w:szCs w:val="24"/>
        </w:rPr>
        <w:t>,</w:t>
      </w:r>
      <w:r w:rsidRPr="00C170F8">
        <w:rPr>
          <w:rFonts w:ascii="宋体" w:eastAsia="宋体" w:hAnsi="宋体" w:cs="宋体" w:hint="eastAsia"/>
          <w:color w:val="A9B7C6"/>
          <w:kern w:val="0"/>
          <w:sz w:val="24"/>
          <w:szCs w:val="24"/>
        </w:rPr>
        <w:t>i[</w:t>
      </w:r>
      <w:r w:rsidRPr="00C170F8">
        <w:rPr>
          <w:rFonts w:ascii="宋体" w:eastAsia="宋体" w:hAnsi="宋体" w:cs="宋体" w:hint="eastAsia"/>
          <w:color w:val="6897BB"/>
          <w:kern w:val="0"/>
          <w:sz w:val="24"/>
          <w:szCs w:val="24"/>
        </w:rPr>
        <w:t>1</w:t>
      </w:r>
      <w:r w:rsidRPr="00C170F8">
        <w:rPr>
          <w:rFonts w:ascii="宋体" w:eastAsia="宋体" w:hAnsi="宋体" w:cs="宋体" w:hint="eastAsia"/>
          <w:color w:val="A9B7C6"/>
          <w:kern w:val="0"/>
          <w:sz w:val="24"/>
          <w:szCs w:val="24"/>
        </w:rPr>
        <w:t>])</w:t>
      </w:r>
      <w:r w:rsidRPr="00C170F8">
        <w:rPr>
          <w:rFonts w:ascii="宋体" w:eastAsia="宋体" w:hAnsi="宋体" w:cs="宋体" w:hint="eastAsia"/>
          <w:color w:val="A9B7C6"/>
          <w:kern w:val="0"/>
          <w:sz w:val="24"/>
          <w:szCs w:val="24"/>
        </w:rPr>
        <w:br/>
      </w:r>
      <w:r w:rsidRPr="00C170F8">
        <w:rPr>
          <w:rFonts w:ascii="宋体" w:eastAsia="宋体" w:hAnsi="宋体" w:cs="宋体" w:hint="eastAsia"/>
          <w:color w:val="A9B7C6"/>
          <w:kern w:val="0"/>
          <w:sz w:val="24"/>
          <w:szCs w:val="24"/>
        </w:rPr>
        <w:br/>
      </w:r>
      <w:r w:rsidRPr="00C170F8">
        <w:rPr>
          <w:rFonts w:ascii="宋体" w:eastAsia="宋体" w:hAnsi="宋体" w:cs="宋体" w:hint="eastAsia"/>
          <w:color w:val="A9B7C6"/>
          <w:kern w:val="0"/>
          <w:sz w:val="24"/>
          <w:szCs w:val="24"/>
        </w:rPr>
        <w:br/>
      </w:r>
      <w:r w:rsidRPr="00C170F8">
        <w:rPr>
          <w:rFonts w:ascii="宋体" w:eastAsia="宋体" w:hAnsi="宋体" w:cs="宋体" w:hint="eastAsia"/>
          <w:color w:val="CC7832"/>
          <w:kern w:val="0"/>
          <w:sz w:val="24"/>
          <w:szCs w:val="24"/>
        </w:rPr>
        <w:t>try</w:t>
      </w:r>
      <w:r w:rsidRPr="00C170F8">
        <w:rPr>
          <w:rFonts w:ascii="宋体" w:eastAsia="宋体" w:hAnsi="宋体" w:cs="宋体" w:hint="eastAsia"/>
          <w:color w:val="A9B7C6"/>
          <w:kern w:val="0"/>
          <w:sz w:val="24"/>
          <w:szCs w:val="24"/>
        </w:rPr>
        <w:t>:</w:t>
      </w:r>
      <w:r w:rsidRPr="00C170F8">
        <w:rPr>
          <w:rFonts w:ascii="宋体" w:eastAsia="宋体" w:hAnsi="宋体" w:cs="宋体" w:hint="eastAsia"/>
          <w:color w:val="A9B7C6"/>
          <w:kern w:val="0"/>
          <w:sz w:val="24"/>
          <w:szCs w:val="24"/>
        </w:rPr>
        <w:br/>
        <w:t xml:space="preserve">    num = </w:t>
      </w:r>
      <w:r w:rsidRPr="00C170F8">
        <w:rPr>
          <w:rFonts w:ascii="宋体" w:eastAsia="宋体" w:hAnsi="宋体" w:cs="宋体" w:hint="eastAsia"/>
          <w:color w:val="8888C6"/>
          <w:kern w:val="0"/>
          <w:sz w:val="24"/>
          <w:szCs w:val="24"/>
        </w:rPr>
        <w:t>int</w:t>
      </w:r>
      <w:r w:rsidRPr="00C170F8">
        <w:rPr>
          <w:rFonts w:ascii="宋体" w:eastAsia="宋体" w:hAnsi="宋体" w:cs="宋体" w:hint="eastAsia"/>
          <w:color w:val="A9B7C6"/>
          <w:kern w:val="0"/>
          <w:sz w:val="24"/>
          <w:szCs w:val="24"/>
        </w:rPr>
        <w:t>(</w:t>
      </w:r>
      <w:r w:rsidRPr="00C170F8">
        <w:rPr>
          <w:rFonts w:ascii="宋体" w:eastAsia="宋体" w:hAnsi="宋体" w:cs="宋体" w:hint="eastAsia"/>
          <w:color w:val="8888C6"/>
          <w:kern w:val="0"/>
          <w:sz w:val="24"/>
          <w:szCs w:val="24"/>
        </w:rPr>
        <w:t>input</w:t>
      </w:r>
      <w:r w:rsidRPr="00C170F8">
        <w:rPr>
          <w:rFonts w:ascii="宋体" w:eastAsia="宋体" w:hAnsi="宋体" w:cs="宋体" w:hint="eastAsia"/>
          <w:color w:val="A9B7C6"/>
          <w:kern w:val="0"/>
          <w:sz w:val="24"/>
          <w:szCs w:val="24"/>
        </w:rPr>
        <w:t>())</w:t>
      </w:r>
      <w:r w:rsidRPr="00C170F8">
        <w:rPr>
          <w:rFonts w:ascii="宋体" w:eastAsia="宋体" w:hAnsi="宋体" w:cs="宋体" w:hint="eastAsia"/>
          <w:color w:val="A9B7C6"/>
          <w:kern w:val="0"/>
          <w:sz w:val="24"/>
          <w:szCs w:val="24"/>
        </w:rPr>
        <w:br/>
        <w:t xml:space="preserve">    </w:t>
      </w:r>
      <w:r w:rsidRPr="00C170F8">
        <w:rPr>
          <w:rFonts w:ascii="宋体" w:eastAsia="宋体" w:hAnsi="宋体" w:cs="宋体" w:hint="eastAsia"/>
          <w:color w:val="8888C6"/>
          <w:kern w:val="0"/>
          <w:sz w:val="24"/>
          <w:szCs w:val="24"/>
        </w:rPr>
        <w:t>print</w:t>
      </w:r>
      <w:r w:rsidRPr="00C170F8">
        <w:rPr>
          <w:rFonts w:ascii="宋体" w:eastAsia="宋体" w:hAnsi="宋体" w:cs="宋体" w:hint="eastAsia"/>
          <w:color w:val="A9B7C6"/>
          <w:kern w:val="0"/>
          <w:sz w:val="24"/>
          <w:szCs w:val="24"/>
        </w:rPr>
        <w:t xml:space="preserve">(lst[num - </w:t>
      </w:r>
      <w:r w:rsidRPr="00C170F8">
        <w:rPr>
          <w:rFonts w:ascii="宋体" w:eastAsia="宋体" w:hAnsi="宋体" w:cs="宋体" w:hint="eastAsia"/>
          <w:color w:val="6897BB"/>
          <w:kern w:val="0"/>
          <w:sz w:val="24"/>
          <w:szCs w:val="24"/>
        </w:rPr>
        <w:t>1</w:t>
      </w:r>
      <w:r w:rsidRPr="00C170F8">
        <w:rPr>
          <w:rFonts w:ascii="宋体" w:eastAsia="宋体" w:hAnsi="宋体" w:cs="宋体" w:hint="eastAsia"/>
          <w:color w:val="A9B7C6"/>
          <w:kern w:val="0"/>
          <w:sz w:val="24"/>
          <w:szCs w:val="24"/>
        </w:rPr>
        <w:t>])</w:t>
      </w:r>
      <w:r w:rsidRPr="00C170F8">
        <w:rPr>
          <w:rFonts w:ascii="宋体" w:eastAsia="宋体" w:hAnsi="宋体" w:cs="宋体" w:hint="eastAsia"/>
          <w:color w:val="A9B7C6"/>
          <w:kern w:val="0"/>
          <w:sz w:val="24"/>
          <w:szCs w:val="24"/>
        </w:rPr>
        <w:br/>
      </w:r>
      <w:r w:rsidRPr="00C170F8">
        <w:rPr>
          <w:rFonts w:ascii="宋体" w:eastAsia="宋体" w:hAnsi="宋体" w:cs="宋体" w:hint="eastAsia"/>
          <w:color w:val="CC7832"/>
          <w:kern w:val="0"/>
          <w:sz w:val="24"/>
          <w:szCs w:val="24"/>
        </w:rPr>
        <w:t xml:space="preserve">except </w:t>
      </w:r>
      <w:r w:rsidRPr="00C170F8">
        <w:rPr>
          <w:rFonts w:ascii="宋体" w:eastAsia="宋体" w:hAnsi="宋体" w:cs="宋体" w:hint="eastAsia"/>
          <w:color w:val="8888C6"/>
          <w:kern w:val="0"/>
          <w:sz w:val="24"/>
          <w:szCs w:val="24"/>
        </w:rPr>
        <w:t>ValueError</w:t>
      </w:r>
      <w:r w:rsidRPr="00C170F8">
        <w:rPr>
          <w:rFonts w:ascii="宋体" w:eastAsia="宋体" w:hAnsi="宋体" w:cs="宋体" w:hint="eastAsia"/>
          <w:color w:val="A9B7C6"/>
          <w:kern w:val="0"/>
          <w:sz w:val="24"/>
          <w:szCs w:val="24"/>
        </w:rPr>
        <w:t>:</w:t>
      </w:r>
      <w:r w:rsidRPr="00C170F8">
        <w:rPr>
          <w:rFonts w:ascii="宋体" w:eastAsia="宋体" w:hAnsi="宋体" w:cs="宋体" w:hint="eastAsia"/>
          <w:color w:val="A9B7C6"/>
          <w:kern w:val="0"/>
          <w:sz w:val="24"/>
          <w:szCs w:val="24"/>
        </w:rPr>
        <w:br/>
        <w:t xml:space="preserve">    </w:t>
      </w:r>
      <w:r w:rsidRPr="00C170F8">
        <w:rPr>
          <w:rFonts w:ascii="宋体" w:eastAsia="宋体" w:hAnsi="宋体" w:cs="宋体" w:hint="eastAsia"/>
          <w:color w:val="8888C6"/>
          <w:kern w:val="0"/>
          <w:sz w:val="24"/>
          <w:szCs w:val="24"/>
        </w:rPr>
        <w:t>print</w:t>
      </w:r>
      <w:r w:rsidRPr="00C170F8">
        <w:rPr>
          <w:rFonts w:ascii="宋体" w:eastAsia="宋体" w:hAnsi="宋体" w:cs="宋体" w:hint="eastAsia"/>
          <w:color w:val="A9B7C6"/>
          <w:kern w:val="0"/>
          <w:sz w:val="24"/>
          <w:szCs w:val="24"/>
        </w:rPr>
        <w:t>(</w:t>
      </w:r>
      <w:r w:rsidRPr="00C170F8">
        <w:rPr>
          <w:rFonts w:ascii="宋体" w:eastAsia="宋体" w:hAnsi="宋体" w:cs="宋体" w:hint="eastAsia"/>
          <w:color w:val="6A8759"/>
          <w:kern w:val="0"/>
          <w:sz w:val="24"/>
          <w:szCs w:val="24"/>
        </w:rPr>
        <w:t>"请输入一个数字"</w:t>
      </w:r>
      <w:r w:rsidRPr="00C170F8">
        <w:rPr>
          <w:rFonts w:ascii="宋体" w:eastAsia="宋体" w:hAnsi="宋体" w:cs="宋体" w:hint="eastAsia"/>
          <w:color w:val="A9B7C6"/>
          <w:kern w:val="0"/>
          <w:sz w:val="24"/>
          <w:szCs w:val="24"/>
        </w:rPr>
        <w:t>)</w:t>
      </w:r>
      <w:r w:rsidRPr="00C170F8">
        <w:rPr>
          <w:rFonts w:ascii="宋体" w:eastAsia="宋体" w:hAnsi="宋体" w:cs="宋体" w:hint="eastAsia"/>
          <w:color w:val="A9B7C6"/>
          <w:kern w:val="0"/>
          <w:sz w:val="24"/>
          <w:szCs w:val="24"/>
        </w:rPr>
        <w:br/>
      </w:r>
      <w:r w:rsidRPr="00C170F8">
        <w:rPr>
          <w:rFonts w:ascii="宋体" w:eastAsia="宋体" w:hAnsi="宋体" w:cs="宋体" w:hint="eastAsia"/>
          <w:color w:val="CC7832"/>
          <w:kern w:val="0"/>
          <w:sz w:val="24"/>
          <w:szCs w:val="24"/>
        </w:rPr>
        <w:t xml:space="preserve">except </w:t>
      </w:r>
      <w:r w:rsidRPr="00C170F8">
        <w:rPr>
          <w:rFonts w:ascii="宋体" w:eastAsia="宋体" w:hAnsi="宋体" w:cs="宋体" w:hint="eastAsia"/>
          <w:color w:val="8888C6"/>
          <w:kern w:val="0"/>
          <w:sz w:val="24"/>
          <w:szCs w:val="24"/>
        </w:rPr>
        <w:t>IndexError</w:t>
      </w:r>
      <w:r w:rsidRPr="00C170F8">
        <w:rPr>
          <w:rFonts w:ascii="宋体" w:eastAsia="宋体" w:hAnsi="宋体" w:cs="宋体" w:hint="eastAsia"/>
          <w:color w:val="A9B7C6"/>
          <w:kern w:val="0"/>
          <w:sz w:val="24"/>
          <w:szCs w:val="24"/>
        </w:rPr>
        <w:t>:</w:t>
      </w:r>
      <w:r w:rsidRPr="00C170F8">
        <w:rPr>
          <w:rFonts w:ascii="宋体" w:eastAsia="宋体" w:hAnsi="宋体" w:cs="宋体" w:hint="eastAsia"/>
          <w:color w:val="A9B7C6"/>
          <w:kern w:val="0"/>
          <w:sz w:val="24"/>
          <w:szCs w:val="24"/>
        </w:rPr>
        <w:br/>
        <w:t xml:space="preserve">    </w:t>
      </w:r>
      <w:r w:rsidRPr="00C170F8">
        <w:rPr>
          <w:rFonts w:ascii="宋体" w:eastAsia="宋体" w:hAnsi="宋体" w:cs="宋体" w:hint="eastAsia"/>
          <w:color w:val="8888C6"/>
          <w:kern w:val="0"/>
          <w:sz w:val="24"/>
          <w:szCs w:val="24"/>
        </w:rPr>
        <w:t>print</w:t>
      </w:r>
      <w:r w:rsidRPr="00C170F8">
        <w:rPr>
          <w:rFonts w:ascii="宋体" w:eastAsia="宋体" w:hAnsi="宋体" w:cs="宋体" w:hint="eastAsia"/>
          <w:color w:val="A9B7C6"/>
          <w:kern w:val="0"/>
          <w:sz w:val="24"/>
          <w:szCs w:val="24"/>
        </w:rPr>
        <w:t>(</w:t>
      </w:r>
      <w:r w:rsidRPr="00C170F8">
        <w:rPr>
          <w:rFonts w:ascii="宋体" w:eastAsia="宋体" w:hAnsi="宋体" w:cs="宋体" w:hint="eastAsia"/>
          <w:color w:val="6A8759"/>
          <w:kern w:val="0"/>
          <w:sz w:val="24"/>
          <w:szCs w:val="24"/>
        </w:rPr>
        <w:t>"请输入1-3"</w:t>
      </w:r>
      <w:r w:rsidRPr="00C170F8">
        <w:rPr>
          <w:rFonts w:ascii="宋体" w:eastAsia="宋体" w:hAnsi="宋体" w:cs="宋体" w:hint="eastAsia"/>
          <w:color w:val="A9B7C6"/>
          <w:kern w:val="0"/>
          <w:sz w:val="24"/>
          <w:szCs w:val="24"/>
        </w:rPr>
        <w:t>)</w:t>
      </w:r>
    </w:p>
    <w:p w14:paraId="06D44F45" w14:textId="32778F39" w:rsidR="00C170F8" w:rsidRDefault="009E0E9C" w:rsidP="009E0E9C">
      <w:pPr>
        <w:pStyle w:val="3"/>
      </w:pPr>
      <w:r>
        <w:rPr>
          <w:rFonts w:hint="eastAsia"/>
        </w:rPr>
        <w:t>处理所有的异常</w:t>
      </w:r>
    </w:p>
    <w:p w14:paraId="11CB48B7" w14:textId="77777777" w:rsidR="009E0E9C" w:rsidRPr="009E0E9C" w:rsidRDefault="009E0E9C" w:rsidP="009E0E9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9E0E9C">
        <w:rPr>
          <w:rFonts w:ascii="宋体" w:eastAsia="宋体" w:hAnsi="宋体" w:cs="宋体" w:hint="eastAsia"/>
          <w:color w:val="CC7832"/>
          <w:kern w:val="0"/>
          <w:sz w:val="24"/>
          <w:szCs w:val="24"/>
        </w:rPr>
        <w:t>try</w:t>
      </w:r>
      <w:r w:rsidRPr="009E0E9C">
        <w:rPr>
          <w:rFonts w:ascii="宋体" w:eastAsia="宋体" w:hAnsi="宋体" w:cs="宋体" w:hint="eastAsia"/>
          <w:color w:val="A9B7C6"/>
          <w:kern w:val="0"/>
          <w:sz w:val="24"/>
          <w:szCs w:val="24"/>
        </w:rPr>
        <w:t>:</w:t>
      </w:r>
      <w:r w:rsidRPr="009E0E9C">
        <w:rPr>
          <w:rFonts w:ascii="宋体" w:eastAsia="宋体" w:hAnsi="宋体" w:cs="宋体" w:hint="eastAsia"/>
          <w:color w:val="A9B7C6"/>
          <w:kern w:val="0"/>
          <w:sz w:val="24"/>
          <w:szCs w:val="24"/>
        </w:rPr>
        <w:br/>
        <w:t xml:space="preserve">    </w:t>
      </w:r>
      <w:r w:rsidRPr="009E0E9C">
        <w:rPr>
          <w:rFonts w:ascii="宋体" w:eastAsia="宋体" w:hAnsi="宋体" w:cs="宋体" w:hint="eastAsia"/>
          <w:color w:val="CC7832"/>
          <w:kern w:val="0"/>
          <w:sz w:val="24"/>
          <w:szCs w:val="24"/>
        </w:rPr>
        <w:t>pass</w:t>
      </w:r>
      <w:r w:rsidRPr="009E0E9C">
        <w:rPr>
          <w:rFonts w:ascii="宋体" w:eastAsia="宋体" w:hAnsi="宋体" w:cs="宋体" w:hint="eastAsia"/>
          <w:color w:val="CC7832"/>
          <w:kern w:val="0"/>
          <w:sz w:val="24"/>
          <w:szCs w:val="24"/>
        </w:rPr>
        <w:br/>
        <w:t xml:space="preserve">except </w:t>
      </w:r>
      <w:r w:rsidRPr="009E0E9C">
        <w:rPr>
          <w:rFonts w:ascii="宋体" w:eastAsia="宋体" w:hAnsi="宋体" w:cs="宋体" w:hint="eastAsia"/>
          <w:color w:val="8888C6"/>
          <w:kern w:val="0"/>
          <w:sz w:val="24"/>
          <w:szCs w:val="24"/>
        </w:rPr>
        <w:t>Exception</w:t>
      </w:r>
      <w:r w:rsidRPr="009E0E9C">
        <w:rPr>
          <w:rFonts w:ascii="宋体" w:eastAsia="宋体" w:hAnsi="宋体" w:cs="宋体" w:hint="eastAsia"/>
          <w:color w:val="A9B7C6"/>
          <w:kern w:val="0"/>
          <w:sz w:val="24"/>
          <w:szCs w:val="24"/>
        </w:rPr>
        <w:t>:</w:t>
      </w:r>
      <w:r w:rsidRPr="009E0E9C">
        <w:rPr>
          <w:rFonts w:ascii="宋体" w:eastAsia="宋体" w:hAnsi="宋体" w:cs="宋体" w:hint="eastAsia"/>
          <w:color w:val="808080"/>
          <w:kern w:val="0"/>
          <w:sz w:val="24"/>
          <w:szCs w:val="24"/>
        </w:rPr>
        <w:t>#处理所有的异常</w:t>
      </w:r>
      <w:r w:rsidRPr="009E0E9C">
        <w:rPr>
          <w:rFonts w:ascii="宋体" w:eastAsia="宋体" w:hAnsi="宋体" w:cs="宋体" w:hint="eastAsia"/>
          <w:color w:val="808080"/>
          <w:kern w:val="0"/>
          <w:sz w:val="24"/>
          <w:szCs w:val="24"/>
        </w:rPr>
        <w:br/>
        <w:t xml:space="preserve">    </w:t>
      </w:r>
      <w:r w:rsidRPr="009E0E9C">
        <w:rPr>
          <w:rFonts w:ascii="宋体" w:eastAsia="宋体" w:hAnsi="宋体" w:cs="宋体" w:hint="eastAsia"/>
          <w:color w:val="CC7832"/>
          <w:kern w:val="0"/>
          <w:sz w:val="24"/>
          <w:szCs w:val="24"/>
        </w:rPr>
        <w:t>pass</w:t>
      </w:r>
    </w:p>
    <w:p w14:paraId="2FBE518E" w14:textId="6BF6EE68" w:rsidR="009E0E9C" w:rsidRDefault="009E0E9C" w:rsidP="00C170F8"/>
    <w:p w14:paraId="6C425816" w14:textId="1A5EAC5D" w:rsidR="009E0E9C" w:rsidRPr="009E0E9C" w:rsidRDefault="009E0E9C" w:rsidP="009E0E9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9E0E9C">
        <w:rPr>
          <w:rFonts w:ascii="宋体" w:eastAsia="宋体" w:hAnsi="宋体" w:cs="宋体" w:hint="eastAsia"/>
          <w:color w:val="CC7832"/>
          <w:kern w:val="0"/>
          <w:sz w:val="24"/>
          <w:szCs w:val="24"/>
        </w:rPr>
        <w:lastRenderedPageBreak/>
        <w:t>try</w:t>
      </w:r>
      <w:r w:rsidRPr="009E0E9C">
        <w:rPr>
          <w:rFonts w:ascii="宋体" w:eastAsia="宋体" w:hAnsi="宋体" w:cs="宋体" w:hint="eastAsia"/>
          <w:color w:val="A9B7C6"/>
          <w:kern w:val="0"/>
          <w:sz w:val="24"/>
          <w:szCs w:val="24"/>
        </w:rPr>
        <w:t>:</w:t>
      </w:r>
      <w:r w:rsidRPr="009E0E9C">
        <w:rPr>
          <w:rFonts w:ascii="宋体" w:eastAsia="宋体" w:hAnsi="宋体" w:cs="宋体" w:hint="eastAsia"/>
          <w:color w:val="A9B7C6"/>
          <w:kern w:val="0"/>
          <w:sz w:val="24"/>
          <w:szCs w:val="24"/>
        </w:rPr>
        <w:br/>
        <w:t xml:space="preserve">    num = </w:t>
      </w:r>
      <w:r w:rsidRPr="009E0E9C">
        <w:rPr>
          <w:rFonts w:ascii="宋体" w:eastAsia="宋体" w:hAnsi="宋体" w:cs="宋体" w:hint="eastAsia"/>
          <w:color w:val="8888C6"/>
          <w:kern w:val="0"/>
          <w:sz w:val="24"/>
          <w:szCs w:val="24"/>
        </w:rPr>
        <w:t>int</w:t>
      </w:r>
      <w:r w:rsidRPr="009E0E9C">
        <w:rPr>
          <w:rFonts w:ascii="宋体" w:eastAsia="宋体" w:hAnsi="宋体" w:cs="宋体" w:hint="eastAsia"/>
          <w:color w:val="A9B7C6"/>
          <w:kern w:val="0"/>
          <w:sz w:val="24"/>
          <w:szCs w:val="24"/>
        </w:rPr>
        <w:t>(</w:t>
      </w:r>
      <w:r w:rsidRPr="009E0E9C">
        <w:rPr>
          <w:rFonts w:ascii="宋体" w:eastAsia="宋体" w:hAnsi="宋体" w:cs="宋体" w:hint="eastAsia"/>
          <w:color w:val="8888C6"/>
          <w:kern w:val="0"/>
          <w:sz w:val="24"/>
          <w:szCs w:val="24"/>
        </w:rPr>
        <w:t>input</w:t>
      </w:r>
      <w:r w:rsidRPr="009E0E9C">
        <w:rPr>
          <w:rFonts w:ascii="宋体" w:eastAsia="宋体" w:hAnsi="宋体" w:cs="宋体" w:hint="eastAsia"/>
          <w:color w:val="A9B7C6"/>
          <w:kern w:val="0"/>
          <w:sz w:val="24"/>
          <w:szCs w:val="24"/>
        </w:rPr>
        <w:t>())</w:t>
      </w:r>
      <w:r w:rsidRPr="009E0E9C">
        <w:rPr>
          <w:rFonts w:ascii="宋体" w:eastAsia="宋体" w:hAnsi="宋体" w:cs="宋体" w:hint="eastAsia"/>
          <w:color w:val="808080"/>
          <w:kern w:val="0"/>
          <w:sz w:val="24"/>
          <w:szCs w:val="24"/>
        </w:rPr>
        <w:t>#输入5</w:t>
      </w:r>
      <w:r w:rsidRPr="009E0E9C">
        <w:rPr>
          <w:rFonts w:ascii="宋体" w:eastAsia="宋体" w:hAnsi="宋体" w:cs="宋体" w:hint="eastAsia"/>
          <w:color w:val="808080"/>
          <w:kern w:val="0"/>
          <w:sz w:val="24"/>
          <w:szCs w:val="24"/>
        </w:rPr>
        <w:br/>
        <w:t xml:space="preserve">    </w:t>
      </w:r>
      <w:r w:rsidRPr="009E0E9C">
        <w:rPr>
          <w:rFonts w:ascii="宋体" w:eastAsia="宋体" w:hAnsi="宋体" w:cs="宋体" w:hint="eastAsia"/>
          <w:color w:val="8888C6"/>
          <w:kern w:val="0"/>
          <w:sz w:val="24"/>
          <w:szCs w:val="24"/>
        </w:rPr>
        <w:t>print</w:t>
      </w:r>
      <w:r w:rsidRPr="009E0E9C">
        <w:rPr>
          <w:rFonts w:ascii="宋体" w:eastAsia="宋体" w:hAnsi="宋体" w:cs="宋体" w:hint="eastAsia"/>
          <w:color w:val="A9B7C6"/>
          <w:kern w:val="0"/>
          <w:sz w:val="24"/>
          <w:szCs w:val="24"/>
        </w:rPr>
        <w:t xml:space="preserve">(lst[num - </w:t>
      </w:r>
      <w:r w:rsidRPr="009E0E9C">
        <w:rPr>
          <w:rFonts w:ascii="宋体" w:eastAsia="宋体" w:hAnsi="宋体" w:cs="宋体" w:hint="eastAsia"/>
          <w:color w:val="6897BB"/>
          <w:kern w:val="0"/>
          <w:sz w:val="24"/>
          <w:szCs w:val="24"/>
        </w:rPr>
        <w:t>1</w:t>
      </w:r>
      <w:r w:rsidRPr="009E0E9C">
        <w:rPr>
          <w:rFonts w:ascii="宋体" w:eastAsia="宋体" w:hAnsi="宋体" w:cs="宋体" w:hint="eastAsia"/>
          <w:color w:val="A9B7C6"/>
          <w:kern w:val="0"/>
          <w:sz w:val="24"/>
          <w:szCs w:val="24"/>
        </w:rPr>
        <w:t>])</w:t>
      </w:r>
      <w:r w:rsidRPr="009E0E9C">
        <w:rPr>
          <w:rFonts w:ascii="宋体" w:eastAsia="宋体" w:hAnsi="宋体" w:cs="宋体" w:hint="eastAsia"/>
          <w:color w:val="808080"/>
          <w:kern w:val="0"/>
          <w:sz w:val="24"/>
          <w:szCs w:val="24"/>
        </w:rPr>
        <w:t>#产生于一个</w:t>
      </w:r>
      <w:proofErr w:type="gramStart"/>
      <w:r w:rsidRPr="009E0E9C">
        <w:rPr>
          <w:rFonts w:ascii="宋体" w:eastAsia="宋体" w:hAnsi="宋体" w:cs="宋体" w:hint="eastAsia"/>
          <w:color w:val="808080"/>
          <w:kern w:val="0"/>
          <w:sz w:val="24"/>
          <w:szCs w:val="24"/>
        </w:rPr>
        <w:t>异常将</w:t>
      </w:r>
      <w:proofErr w:type="gramEnd"/>
      <w:r w:rsidRPr="009E0E9C">
        <w:rPr>
          <w:rFonts w:ascii="宋体" w:eastAsia="宋体" w:hAnsi="宋体" w:cs="宋体" w:hint="eastAsia"/>
          <w:color w:val="808080"/>
          <w:kern w:val="0"/>
          <w:sz w:val="24"/>
          <w:szCs w:val="24"/>
        </w:rPr>
        <w:t>这个异常对象给e</w:t>
      </w:r>
      <w:r w:rsidRPr="009E0E9C">
        <w:rPr>
          <w:rFonts w:ascii="宋体" w:eastAsia="宋体" w:hAnsi="宋体" w:cs="宋体" w:hint="eastAsia"/>
          <w:color w:val="808080"/>
          <w:kern w:val="0"/>
          <w:sz w:val="24"/>
          <w:szCs w:val="24"/>
        </w:rPr>
        <w:br/>
      </w:r>
      <w:r w:rsidRPr="009E0E9C">
        <w:rPr>
          <w:rFonts w:ascii="宋体" w:eastAsia="宋体" w:hAnsi="宋体" w:cs="宋体" w:hint="eastAsia"/>
          <w:color w:val="CC7832"/>
          <w:kern w:val="0"/>
          <w:sz w:val="24"/>
          <w:szCs w:val="24"/>
        </w:rPr>
        <w:t xml:space="preserve">except </w:t>
      </w:r>
      <w:r w:rsidRPr="009E0E9C">
        <w:rPr>
          <w:rFonts w:ascii="宋体" w:eastAsia="宋体" w:hAnsi="宋体" w:cs="宋体" w:hint="eastAsia"/>
          <w:color w:val="8888C6"/>
          <w:kern w:val="0"/>
          <w:sz w:val="24"/>
          <w:szCs w:val="24"/>
        </w:rPr>
        <w:t xml:space="preserve">Exception </w:t>
      </w:r>
      <w:r w:rsidRPr="009E0E9C">
        <w:rPr>
          <w:rFonts w:ascii="宋体" w:eastAsia="宋体" w:hAnsi="宋体" w:cs="宋体" w:hint="eastAsia"/>
          <w:color w:val="CC7832"/>
          <w:kern w:val="0"/>
          <w:sz w:val="24"/>
          <w:szCs w:val="24"/>
        </w:rPr>
        <w:t xml:space="preserve">as </w:t>
      </w:r>
      <w:r w:rsidRPr="009E0E9C">
        <w:rPr>
          <w:rFonts w:ascii="宋体" w:eastAsia="宋体" w:hAnsi="宋体" w:cs="宋体" w:hint="eastAsia"/>
          <w:color w:val="A9B7C6"/>
          <w:kern w:val="0"/>
          <w:sz w:val="24"/>
          <w:szCs w:val="24"/>
        </w:rPr>
        <w:t>e:</w:t>
      </w:r>
      <w:r w:rsidRPr="009E0E9C">
        <w:rPr>
          <w:rFonts w:ascii="宋体" w:eastAsia="宋体" w:hAnsi="宋体" w:cs="宋体" w:hint="eastAsia"/>
          <w:color w:val="A9B7C6"/>
          <w:kern w:val="0"/>
          <w:sz w:val="24"/>
          <w:szCs w:val="24"/>
        </w:rPr>
        <w:br/>
        <w:t xml:space="preserve">    </w:t>
      </w:r>
      <w:r w:rsidRPr="009E0E9C">
        <w:rPr>
          <w:rFonts w:ascii="宋体" w:eastAsia="宋体" w:hAnsi="宋体" w:cs="宋体" w:hint="eastAsia"/>
          <w:color w:val="8888C6"/>
          <w:kern w:val="0"/>
          <w:sz w:val="24"/>
          <w:szCs w:val="24"/>
        </w:rPr>
        <w:t>print</w:t>
      </w:r>
      <w:r w:rsidRPr="009E0E9C">
        <w:rPr>
          <w:rFonts w:ascii="宋体" w:eastAsia="宋体" w:hAnsi="宋体" w:cs="宋体" w:hint="eastAsia"/>
          <w:color w:val="A9B7C6"/>
          <w:kern w:val="0"/>
          <w:sz w:val="24"/>
          <w:szCs w:val="24"/>
        </w:rPr>
        <w:t>(</w:t>
      </w:r>
      <w:r w:rsidRPr="009E0E9C">
        <w:rPr>
          <w:rFonts w:ascii="宋体" w:eastAsia="宋体" w:hAnsi="宋体" w:cs="宋体" w:hint="eastAsia"/>
          <w:color w:val="8888C6"/>
          <w:kern w:val="0"/>
          <w:sz w:val="24"/>
          <w:szCs w:val="24"/>
        </w:rPr>
        <w:t>type</w:t>
      </w:r>
      <w:r w:rsidRPr="009E0E9C">
        <w:rPr>
          <w:rFonts w:ascii="宋体" w:eastAsia="宋体" w:hAnsi="宋体" w:cs="宋体" w:hint="eastAsia"/>
          <w:color w:val="A9B7C6"/>
          <w:kern w:val="0"/>
          <w:sz w:val="24"/>
          <w:szCs w:val="24"/>
        </w:rPr>
        <w:t>(e)</w:t>
      </w:r>
      <w:r>
        <w:rPr>
          <w:rFonts w:ascii="宋体" w:eastAsia="宋体" w:hAnsi="宋体" w:cs="宋体" w:hint="eastAsia"/>
          <w:color w:val="A9B7C6"/>
          <w:kern w:val="0"/>
          <w:sz w:val="24"/>
          <w:szCs w:val="24"/>
        </w:rPr>
        <w:t>，e</w:t>
      </w:r>
      <w:r w:rsidRPr="009E0E9C">
        <w:rPr>
          <w:rFonts w:ascii="宋体" w:eastAsia="宋体" w:hAnsi="宋体" w:cs="宋体" w:hint="eastAsia"/>
          <w:color w:val="A9B7C6"/>
          <w:kern w:val="0"/>
          <w:sz w:val="24"/>
          <w:szCs w:val="24"/>
        </w:rPr>
        <w:t>)</w:t>
      </w:r>
    </w:p>
    <w:p w14:paraId="7B24F580" w14:textId="3D071B24" w:rsidR="009E0E9C" w:rsidRDefault="009E0E9C" w:rsidP="00C170F8"/>
    <w:p w14:paraId="54A90620" w14:textId="5FF0C792" w:rsidR="009E0E9C" w:rsidRDefault="009E0E9C" w:rsidP="00C170F8">
      <w:r>
        <w:rPr>
          <w:noProof/>
        </w:rPr>
        <w:drawing>
          <wp:inline distT="0" distB="0" distL="0" distR="0" wp14:anchorId="7E76B525" wp14:editId="2B105723">
            <wp:extent cx="4923809" cy="1866667"/>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23809" cy="1866667"/>
                    </a:xfrm>
                    <a:prstGeom prst="rect">
                      <a:avLst/>
                    </a:prstGeom>
                  </pic:spPr>
                </pic:pic>
              </a:graphicData>
            </a:graphic>
          </wp:inline>
        </w:drawing>
      </w:r>
    </w:p>
    <w:p w14:paraId="16BB2D64" w14:textId="77777777" w:rsidR="00BE605F" w:rsidRDefault="00BE605F" w:rsidP="00BE605F">
      <w:pPr>
        <w:pStyle w:val="3"/>
      </w:pPr>
      <w:r>
        <w:rPr>
          <w:rFonts w:hint="eastAsia"/>
        </w:rPr>
        <w:t>万能异常和分支异常的使用</w:t>
      </w:r>
    </w:p>
    <w:p w14:paraId="3325213A" w14:textId="2F35180C" w:rsidR="00BE605F" w:rsidRDefault="00BE605F" w:rsidP="00BE605F">
      <w:r>
        <w:rPr>
          <w:rFonts w:hint="eastAsia"/>
        </w:rPr>
        <w:t>万能异常放在所有异常的最相面，执行的顺序相当于条件判断，是互相排斥的</w:t>
      </w:r>
    </w:p>
    <w:p w14:paraId="22E85F2D" w14:textId="77777777" w:rsidR="00BE605F" w:rsidRPr="009E0E9C" w:rsidRDefault="00BE605F" w:rsidP="00BE605F">
      <w:pPr>
        <w:rPr>
          <w:rFonts w:hint="eastAsia"/>
        </w:rPr>
      </w:pPr>
    </w:p>
    <w:p w14:paraId="4A0C081D" w14:textId="4797FA85" w:rsidR="009B75B1" w:rsidRDefault="009B75B1" w:rsidP="00BE605F">
      <w:pPr>
        <w:pStyle w:val="3"/>
      </w:pPr>
      <w:r>
        <w:rPr>
          <w:rFonts w:hint="eastAsia"/>
        </w:rPr>
        <w:t>异常处理的其他机制</w:t>
      </w:r>
    </w:p>
    <w:p w14:paraId="6DA9D18A" w14:textId="77777777" w:rsidR="00BE605F" w:rsidRPr="00BE605F" w:rsidRDefault="00BE605F" w:rsidP="00BE605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BE605F">
        <w:rPr>
          <w:rFonts w:ascii="宋体" w:eastAsia="宋体" w:hAnsi="宋体" w:cs="宋体" w:hint="eastAsia"/>
          <w:color w:val="CC7832"/>
          <w:kern w:val="0"/>
          <w:sz w:val="24"/>
          <w:szCs w:val="24"/>
        </w:rPr>
        <w:t>try</w:t>
      </w:r>
      <w:r w:rsidRPr="00BE605F">
        <w:rPr>
          <w:rFonts w:ascii="宋体" w:eastAsia="宋体" w:hAnsi="宋体" w:cs="宋体" w:hint="eastAsia"/>
          <w:color w:val="A9B7C6"/>
          <w:kern w:val="0"/>
          <w:sz w:val="24"/>
          <w:szCs w:val="24"/>
        </w:rPr>
        <w:t>:</w:t>
      </w:r>
      <w:r w:rsidRPr="00BE605F">
        <w:rPr>
          <w:rFonts w:ascii="宋体" w:eastAsia="宋体" w:hAnsi="宋体" w:cs="宋体" w:hint="eastAsia"/>
          <w:color w:val="A9B7C6"/>
          <w:kern w:val="0"/>
          <w:sz w:val="24"/>
          <w:szCs w:val="24"/>
        </w:rPr>
        <w:br/>
        <w:t xml:space="preserve">    num = </w:t>
      </w:r>
      <w:r w:rsidRPr="00BE605F">
        <w:rPr>
          <w:rFonts w:ascii="宋体" w:eastAsia="宋体" w:hAnsi="宋体" w:cs="宋体" w:hint="eastAsia"/>
          <w:color w:val="8888C6"/>
          <w:kern w:val="0"/>
          <w:sz w:val="24"/>
          <w:szCs w:val="24"/>
        </w:rPr>
        <w:t>int</w:t>
      </w:r>
      <w:r w:rsidRPr="00BE605F">
        <w:rPr>
          <w:rFonts w:ascii="宋体" w:eastAsia="宋体" w:hAnsi="宋体" w:cs="宋体" w:hint="eastAsia"/>
          <w:color w:val="A9B7C6"/>
          <w:kern w:val="0"/>
          <w:sz w:val="24"/>
          <w:szCs w:val="24"/>
        </w:rPr>
        <w:t>(</w:t>
      </w:r>
      <w:r w:rsidRPr="00BE605F">
        <w:rPr>
          <w:rFonts w:ascii="宋体" w:eastAsia="宋体" w:hAnsi="宋体" w:cs="宋体" w:hint="eastAsia"/>
          <w:color w:val="8888C6"/>
          <w:kern w:val="0"/>
          <w:sz w:val="24"/>
          <w:szCs w:val="24"/>
        </w:rPr>
        <w:t>input</w:t>
      </w:r>
      <w:r w:rsidRPr="00BE605F">
        <w:rPr>
          <w:rFonts w:ascii="宋体" w:eastAsia="宋体" w:hAnsi="宋体" w:cs="宋体" w:hint="eastAsia"/>
          <w:color w:val="A9B7C6"/>
          <w:kern w:val="0"/>
          <w:sz w:val="24"/>
          <w:szCs w:val="24"/>
        </w:rPr>
        <w:t>())</w:t>
      </w:r>
      <w:r w:rsidRPr="00BE605F">
        <w:rPr>
          <w:rFonts w:ascii="宋体" w:eastAsia="宋体" w:hAnsi="宋体" w:cs="宋体" w:hint="eastAsia"/>
          <w:color w:val="A9B7C6"/>
          <w:kern w:val="0"/>
          <w:sz w:val="24"/>
          <w:szCs w:val="24"/>
        </w:rPr>
        <w:br/>
        <w:t xml:space="preserve">    </w:t>
      </w:r>
      <w:r w:rsidRPr="00BE605F">
        <w:rPr>
          <w:rFonts w:ascii="宋体" w:eastAsia="宋体" w:hAnsi="宋体" w:cs="宋体" w:hint="eastAsia"/>
          <w:color w:val="8888C6"/>
          <w:kern w:val="0"/>
          <w:sz w:val="24"/>
          <w:szCs w:val="24"/>
        </w:rPr>
        <w:t>print</w:t>
      </w:r>
      <w:r w:rsidRPr="00BE605F">
        <w:rPr>
          <w:rFonts w:ascii="宋体" w:eastAsia="宋体" w:hAnsi="宋体" w:cs="宋体" w:hint="eastAsia"/>
          <w:color w:val="A9B7C6"/>
          <w:kern w:val="0"/>
          <w:sz w:val="24"/>
          <w:szCs w:val="24"/>
        </w:rPr>
        <w:t xml:space="preserve">(lst[num - </w:t>
      </w:r>
      <w:r w:rsidRPr="00BE605F">
        <w:rPr>
          <w:rFonts w:ascii="宋体" w:eastAsia="宋体" w:hAnsi="宋体" w:cs="宋体" w:hint="eastAsia"/>
          <w:color w:val="6897BB"/>
          <w:kern w:val="0"/>
          <w:sz w:val="24"/>
          <w:szCs w:val="24"/>
        </w:rPr>
        <w:t>1</w:t>
      </w:r>
      <w:r w:rsidRPr="00BE605F">
        <w:rPr>
          <w:rFonts w:ascii="宋体" w:eastAsia="宋体" w:hAnsi="宋体" w:cs="宋体" w:hint="eastAsia"/>
          <w:color w:val="A9B7C6"/>
          <w:kern w:val="0"/>
          <w:sz w:val="24"/>
          <w:szCs w:val="24"/>
        </w:rPr>
        <w:t>])</w:t>
      </w:r>
      <w:r w:rsidRPr="00BE605F">
        <w:rPr>
          <w:rFonts w:ascii="宋体" w:eastAsia="宋体" w:hAnsi="宋体" w:cs="宋体" w:hint="eastAsia"/>
          <w:color w:val="A9B7C6"/>
          <w:kern w:val="0"/>
          <w:sz w:val="24"/>
          <w:szCs w:val="24"/>
        </w:rPr>
        <w:br/>
      </w:r>
      <w:r w:rsidRPr="00BE605F">
        <w:rPr>
          <w:rFonts w:ascii="宋体" w:eastAsia="宋体" w:hAnsi="宋体" w:cs="宋体" w:hint="eastAsia"/>
          <w:color w:val="808080"/>
          <w:kern w:val="0"/>
          <w:sz w:val="24"/>
          <w:szCs w:val="24"/>
        </w:rPr>
        <w:t># except ValueError:print("请输入一个数字")</w:t>
      </w:r>
      <w:r w:rsidRPr="00BE605F">
        <w:rPr>
          <w:rFonts w:ascii="宋体" w:eastAsia="宋体" w:hAnsi="宋体" w:cs="宋体" w:hint="eastAsia"/>
          <w:color w:val="808080"/>
          <w:kern w:val="0"/>
          <w:sz w:val="24"/>
          <w:szCs w:val="24"/>
        </w:rPr>
        <w:br/>
        <w:t># except IndexError:print("请输入1-3")</w:t>
      </w:r>
      <w:r w:rsidRPr="00BE605F">
        <w:rPr>
          <w:rFonts w:ascii="宋体" w:eastAsia="宋体" w:hAnsi="宋体" w:cs="宋体" w:hint="eastAsia"/>
          <w:color w:val="808080"/>
          <w:kern w:val="0"/>
          <w:sz w:val="24"/>
          <w:szCs w:val="24"/>
        </w:rPr>
        <w:br/>
      </w:r>
      <w:r w:rsidRPr="00BE605F">
        <w:rPr>
          <w:rFonts w:ascii="宋体" w:eastAsia="宋体" w:hAnsi="宋体" w:cs="宋体" w:hint="eastAsia"/>
          <w:color w:val="CC7832"/>
          <w:kern w:val="0"/>
          <w:sz w:val="24"/>
          <w:szCs w:val="24"/>
        </w:rPr>
        <w:t xml:space="preserve">except </w:t>
      </w:r>
      <w:r w:rsidRPr="00BE605F">
        <w:rPr>
          <w:rFonts w:ascii="宋体" w:eastAsia="宋体" w:hAnsi="宋体" w:cs="宋体" w:hint="eastAsia"/>
          <w:color w:val="A9B7C6"/>
          <w:kern w:val="0"/>
          <w:sz w:val="24"/>
          <w:szCs w:val="24"/>
        </w:rPr>
        <w:t>(</w:t>
      </w:r>
      <w:r w:rsidRPr="00BE605F">
        <w:rPr>
          <w:rFonts w:ascii="宋体" w:eastAsia="宋体" w:hAnsi="宋体" w:cs="宋体" w:hint="eastAsia"/>
          <w:color w:val="8888C6"/>
          <w:kern w:val="0"/>
          <w:sz w:val="24"/>
          <w:szCs w:val="24"/>
        </w:rPr>
        <w:t>IndexError</w:t>
      </w:r>
      <w:r w:rsidRPr="00BE605F">
        <w:rPr>
          <w:rFonts w:ascii="宋体" w:eastAsia="宋体" w:hAnsi="宋体" w:cs="宋体" w:hint="eastAsia"/>
          <w:color w:val="CC7832"/>
          <w:kern w:val="0"/>
          <w:sz w:val="24"/>
          <w:szCs w:val="24"/>
        </w:rPr>
        <w:t>,</w:t>
      </w:r>
      <w:r w:rsidRPr="00BE605F">
        <w:rPr>
          <w:rFonts w:ascii="宋体" w:eastAsia="宋体" w:hAnsi="宋体" w:cs="宋体" w:hint="eastAsia"/>
          <w:color w:val="8888C6"/>
          <w:kern w:val="0"/>
          <w:sz w:val="24"/>
          <w:szCs w:val="24"/>
        </w:rPr>
        <w:t>ValueError</w:t>
      </w:r>
      <w:r w:rsidRPr="00BE605F">
        <w:rPr>
          <w:rFonts w:ascii="宋体" w:eastAsia="宋体" w:hAnsi="宋体" w:cs="宋体" w:hint="eastAsia"/>
          <w:color w:val="A9B7C6"/>
          <w:kern w:val="0"/>
          <w:sz w:val="24"/>
          <w:szCs w:val="24"/>
        </w:rPr>
        <w:t xml:space="preserve">) </w:t>
      </w:r>
      <w:r w:rsidRPr="00BE605F">
        <w:rPr>
          <w:rFonts w:ascii="宋体" w:eastAsia="宋体" w:hAnsi="宋体" w:cs="宋体" w:hint="eastAsia"/>
          <w:color w:val="CC7832"/>
          <w:kern w:val="0"/>
          <w:sz w:val="24"/>
          <w:szCs w:val="24"/>
        </w:rPr>
        <w:t xml:space="preserve">as </w:t>
      </w:r>
      <w:r w:rsidRPr="00BE605F">
        <w:rPr>
          <w:rFonts w:ascii="宋体" w:eastAsia="宋体" w:hAnsi="宋体" w:cs="宋体" w:hint="eastAsia"/>
          <w:color w:val="A9B7C6"/>
          <w:kern w:val="0"/>
          <w:sz w:val="24"/>
          <w:szCs w:val="24"/>
        </w:rPr>
        <w:t>e:</w:t>
      </w:r>
      <w:r w:rsidRPr="00BE605F">
        <w:rPr>
          <w:rFonts w:ascii="宋体" w:eastAsia="宋体" w:hAnsi="宋体" w:cs="宋体" w:hint="eastAsia"/>
          <w:color w:val="808080"/>
          <w:kern w:val="0"/>
          <w:sz w:val="24"/>
          <w:szCs w:val="24"/>
        </w:rPr>
        <w:t>#用元组取代上面的分支语句</w:t>
      </w:r>
      <w:r w:rsidRPr="00BE605F">
        <w:rPr>
          <w:rFonts w:ascii="宋体" w:eastAsia="宋体" w:hAnsi="宋体" w:cs="宋体" w:hint="eastAsia"/>
          <w:color w:val="808080"/>
          <w:kern w:val="0"/>
          <w:sz w:val="24"/>
          <w:szCs w:val="24"/>
        </w:rPr>
        <w:br/>
        <w:t xml:space="preserve">    </w:t>
      </w:r>
      <w:r w:rsidRPr="00BE605F">
        <w:rPr>
          <w:rFonts w:ascii="宋体" w:eastAsia="宋体" w:hAnsi="宋体" w:cs="宋体" w:hint="eastAsia"/>
          <w:color w:val="8888C6"/>
          <w:kern w:val="0"/>
          <w:sz w:val="24"/>
          <w:szCs w:val="24"/>
        </w:rPr>
        <w:t>print</w:t>
      </w:r>
      <w:r w:rsidRPr="00BE605F">
        <w:rPr>
          <w:rFonts w:ascii="宋体" w:eastAsia="宋体" w:hAnsi="宋体" w:cs="宋体" w:hint="eastAsia"/>
          <w:color w:val="A9B7C6"/>
          <w:kern w:val="0"/>
          <w:sz w:val="24"/>
          <w:szCs w:val="24"/>
        </w:rPr>
        <w:t>(e)</w:t>
      </w:r>
    </w:p>
    <w:p w14:paraId="2C728A7F" w14:textId="4645FFEB" w:rsidR="00BE605F" w:rsidRDefault="00A656AA" w:rsidP="009B75B1">
      <w:r>
        <w:rPr>
          <w:noProof/>
        </w:rPr>
        <w:drawing>
          <wp:inline distT="0" distB="0" distL="0" distR="0" wp14:anchorId="6B4BE7BD" wp14:editId="5A061B8B">
            <wp:extent cx="3533333" cy="1542857"/>
            <wp:effectExtent l="0" t="0" r="0" b="635"/>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33333" cy="1542857"/>
                    </a:xfrm>
                    <a:prstGeom prst="rect">
                      <a:avLst/>
                    </a:prstGeom>
                  </pic:spPr>
                </pic:pic>
              </a:graphicData>
            </a:graphic>
          </wp:inline>
        </w:drawing>
      </w:r>
    </w:p>
    <w:p w14:paraId="0677B88F" w14:textId="1B887D9E" w:rsidR="00A656AA" w:rsidRDefault="00A656AA" w:rsidP="009B75B1">
      <w:r>
        <w:rPr>
          <w:noProof/>
        </w:rPr>
        <w:lastRenderedPageBreak/>
        <w:drawing>
          <wp:inline distT="0" distB="0" distL="0" distR="0" wp14:anchorId="6E054458" wp14:editId="73D81125">
            <wp:extent cx="5274310" cy="1711960"/>
            <wp:effectExtent l="0" t="0" r="2540" b="254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711960"/>
                    </a:xfrm>
                    <a:prstGeom prst="rect">
                      <a:avLst/>
                    </a:prstGeom>
                  </pic:spPr>
                </pic:pic>
              </a:graphicData>
            </a:graphic>
          </wp:inline>
        </w:drawing>
      </w:r>
    </w:p>
    <w:p w14:paraId="5E47D928" w14:textId="4BA7DB06" w:rsidR="00C75402" w:rsidRDefault="00C75402" w:rsidP="009B75B1">
      <w:r>
        <w:rPr>
          <w:rFonts w:hint="eastAsia"/>
        </w:rPr>
        <w:t>总共四种情况</w:t>
      </w:r>
    </w:p>
    <w:p w14:paraId="018A4F19" w14:textId="7453E103" w:rsidR="00C75402" w:rsidRDefault="00C75402" w:rsidP="009B75B1">
      <w:r>
        <w:rPr>
          <w:rFonts w:hint="eastAsia"/>
        </w:rPr>
        <w:t>try</w:t>
      </w:r>
      <w:r>
        <w:t>/except</w:t>
      </w:r>
    </w:p>
    <w:p w14:paraId="50EC1CF6" w14:textId="40B8A68E" w:rsidR="00C75402" w:rsidRDefault="00C75402" w:rsidP="009B75B1">
      <w:r>
        <w:rPr>
          <w:rFonts w:hint="eastAsia"/>
        </w:rPr>
        <w:t>t</w:t>
      </w:r>
      <w:r>
        <w:t>ry/except/else</w:t>
      </w:r>
    </w:p>
    <w:p w14:paraId="06DA79EB" w14:textId="63A4D4C3" w:rsidR="00C75402" w:rsidRDefault="00C75402" w:rsidP="009B75B1">
      <w:r>
        <w:rPr>
          <w:rFonts w:hint="eastAsia"/>
        </w:rPr>
        <w:t>t</w:t>
      </w:r>
      <w:r>
        <w:t>ry/except/else/finally</w:t>
      </w:r>
    </w:p>
    <w:p w14:paraId="458332DA" w14:textId="463D3252" w:rsidR="00C75402" w:rsidRDefault="00C75402" w:rsidP="009B75B1">
      <w:r>
        <w:rPr>
          <w:rFonts w:hint="eastAsia"/>
        </w:rPr>
        <w:t>t</w:t>
      </w:r>
      <w:r>
        <w:t>ry/except/finally</w:t>
      </w:r>
    </w:p>
    <w:p w14:paraId="0A7DB94A" w14:textId="34C04ED4" w:rsidR="00C75402" w:rsidRDefault="00C75402" w:rsidP="009B75B1">
      <w:r>
        <w:rPr>
          <w:rFonts w:hint="eastAsia"/>
        </w:rPr>
        <w:t>t</w:t>
      </w:r>
      <w:r>
        <w:t>ry/finally</w:t>
      </w:r>
    </w:p>
    <w:p w14:paraId="509CE917" w14:textId="17B9E8AE" w:rsidR="00C75402" w:rsidRDefault="00C75402" w:rsidP="00C75402">
      <w:pPr>
        <w:pStyle w:val="3"/>
      </w:pPr>
      <w:r>
        <w:rPr>
          <w:rFonts w:hint="eastAsia"/>
        </w:rPr>
        <w:t>主动抛异常</w:t>
      </w:r>
    </w:p>
    <w:p w14:paraId="52202ADC" w14:textId="498FEF7D" w:rsidR="00C75402" w:rsidRDefault="00C75402" w:rsidP="00C75402">
      <w:r>
        <w:rPr>
          <w:rFonts w:hint="eastAsia"/>
        </w:rPr>
        <w:t>raise</w:t>
      </w:r>
      <w:r>
        <w:t xml:space="preserve"> </w:t>
      </w:r>
      <w:r>
        <w:rPr>
          <w:rFonts w:hint="eastAsia"/>
        </w:rPr>
        <w:t>Timeout</w:t>
      </w:r>
      <w:r>
        <w:t>Error</w:t>
      </w:r>
    </w:p>
    <w:p w14:paraId="7010E494" w14:textId="77777777" w:rsidR="00C75402" w:rsidRPr="00C75402" w:rsidRDefault="00C75402" w:rsidP="00C7540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C75402">
        <w:rPr>
          <w:rFonts w:ascii="宋体" w:eastAsia="宋体" w:hAnsi="宋体" w:cs="宋体" w:hint="eastAsia"/>
          <w:color w:val="808080"/>
          <w:kern w:val="0"/>
          <w:sz w:val="24"/>
          <w:szCs w:val="24"/>
        </w:rPr>
        <w:t>#主动抛异常</w:t>
      </w:r>
      <w:r w:rsidRPr="00C75402">
        <w:rPr>
          <w:rFonts w:ascii="宋体" w:eastAsia="宋体" w:hAnsi="宋体" w:cs="宋体" w:hint="eastAsia"/>
          <w:color w:val="808080"/>
          <w:kern w:val="0"/>
          <w:sz w:val="24"/>
          <w:szCs w:val="24"/>
        </w:rPr>
        <w:br/>
      </w:r>
      <w:r w:rsidRPr="00C75402">
        <w:rPr>
          <w:rFonts w:ascii="宋体" w:eastAsia="宋体" w:hAnsi="宋体" w:cs="宋体" w:hint="eastAsia"/>
          <w:color w:val="CC7832"/>
          <w:kern w:val="0"/>
          <w:sz w:val="24"/>
          <w:szCs w:val="24"/>
        </w:rPr>
        <w:t>try</w:t>
      </w:r>
      <w:r w:rsidRPr="00C75402">
        <w:rPr>
          <w:rFonts w:ascii="宋体" w:eastAsia="宋体" w:hAnsi="宋体" w:cs="宋体" w:hint="eastAsia"/>
          <w:color w:val="A9B7C6"/>
          <w:kern w:val="0"/>
          <w:sz w:val="24"/>
          <w:szCs w:val="24"/>
        </w:rPr>
        <w:t>:</w:t>
      </w:r>
      <w:r w:rsidRPr="00C75402">
        <w:rPr>
          <w:rFonts w:ascii="宋体" w:eastAsia="宋体" w:hAnsi="宋体" w:cs="宋体" w:hint="eastAsia"/>
          <w:color w:val="A9B7C6"/>
          <w:kern w:val="0"/>
          <w:sz w:val="24"/>
          <w:szCs w:val="24"/>
        </w:rPr>
        <w:br/>
        <w:t xml:space="preserve">    num=</w:t>
      </w:r>
      <w:r w:rsidRPr="00C75402">
        <w:rPr>
          <w:rFonts w:ascii="宋体" w:eastAsia="宋体" w:hAnsi="宋体" w:cs="宋体" w:hint="eastAsia"/>
          <w:color w:val="8888C6"/>
          <w:kern w:val="0"/>
          <w:sz w:val="24"/>
          <w:szCs w:val="24"/>
        </w:rPr>
        <w:t>int</w:t>
      </w:r>
      <w:r w:rsidRPr="00C75402">
        <w:rPr>
          <w:rFonts w:ascii="宋体" w:eastAsia="宋体" w:hAnsi="宋体" w:cs="宋体" w:hint="eastAsia"/>
          <w:color w:val="A9B7C6"/>
          <w:kern w:val="0"/>
          <w:sz w:val="24"/>
          <w:szCs w:val="24"/>
        </w:rPr>
        <w:t>(</w:t>
      </w:r>
      <w:r w:rsidRPr="00C75402">
        <w:rPr>
          <w:rFonts w:ascii="宋体" w:eastAsia="宋体" w:hAnsi="宋体" w:cs="宋体" w:hint="eastAsia"/>
          <w:color w:val="8888C6"/>
          <w:kern w:val="0"/>
          <w:sz w:val="24"/>
          <w:szCs w:val="24"/>
        </w:rPr>
        <w:t>input</w:t>
      </w:r>
      <w:r w:rsidRPr="00C75402">
        <w:rPr>
          <w:rFonts w:ascii="宋体" w:eastAsia="宋体" w:hAnsi="宋体" w:cs="宋体" w:hint="eastAsia"/>
          <w:color w:val="A9B7C6"/>
          <w:kern w:val="0"/>
          <w:sz w:val="24"/>
          <w:szCs w:val="24"/>
        </w:rPr>
        <w:t>(</w:t>
      </w:r>
      <w:r w:rsidRPr="00C75402">
        <w:rPr>
          <w:rFonts w:ascii="宋体" w:eastAsia="宋体" w:hAnsi="宋体" w:cs="宋体" w:hint="eastAsia"/>
          <w:color w:val="6A8759"/>
          <w:kern w:val="0"/>
          <w:sz w:val="24"/>
          <w:szCs w:val="24"/>
        </w:rPr>
        <w:t>'&gt;&gt;'</w:t>
      </w:r>
      <w:r w:rsidRPr="00C75402">
        <w:rPr>
          <w:rFonts w:ascii="宋体" w:eastAsia="宋体" w:hAnsi="宋体" w:cs="宋体" w:hint="eastAsia"/>
          <w:color w:val="A9B7C6"/>
          <w:kern w:val="0"/>
          <w:sz w:val="24"/>
          <w:szCs w:val="24"/>
        </w:rPr>
        <w:t>))</w:t>
      </w:r>
      <w:r w:rsidRPr="00C75402">
        <w:rPr>
          <w:rFonts w:ascii="宋体" w:eastAsia="宋体" w:hAnsi="宋体" w:cs="宋体" w:hint="eastAsia"/>
          <w:color w:val="A9B7C6"/>
          <w:kern w:val="0"/>
          <w:sz w:val="24"/>
          <w:szCs w:val="24"/>
        </w:rPr>
        <w:br/>
      </w:r>
      <w:r w:rsidRPr="00C75402">
        <w:rPr>
          <w:rFonts w:ascii="宋体" w:eastAsia="宋体" w:hAnsi="宋体" w:cs="宋体" w:hint="eastAsia"/>
          <w:color w:val="CC7832"/>
          <w:kern w:val="0"/>
          <w:sz w:val="24"/>
          <w:szCs w:val="24"/>
        </w:rPr>
        <w:t xml:space="preserve">except </w:t>
      </w:r>
      <w:r w:rsidRPr="00C75402">
        <w:rPr>
          <w:rFonts w:ascii="宋体" w:eastAsia="宋体" w:hAnsi="宋体" w:cs="宋体" w:hint="eastAsia"/>
          <w:color w:val="8888C6"/>
          <w:kern w:val="0"/>
          <w:sz w:val="24"/>
          <w:szCs w:val="24"/>
        </w:rPr>
        <w:t>ValueError</w:t>
      </w:r>
      <w:r w:rsidRPr="00C75402">
        <w:rPr>
          <w:rFonts w:ascii="宋体" w:eastAsia="宋体" w:hAnsi="宋体" w:cs="宋体" w:hint="eastAsia"/>
          <w:color w:val="A9B7C6"/>
          <w:kern w:val="0"/>
          <w:sz w:val="24"/>
          <w:szCs w:val="24"/>
        </w:rPr>
        <w:t>:</w:t>
      </w:r>
      <w:r w:rsidRPr="00C75402">
        <w:rPr>
          <w:rFonts w:ascii="宋体" w:eastAsia="宋体" w:hAnsi="宋体" w:cs="宋体" w:hint="eastAsia"/>
          <w:color w:val="A9B7C6"/>
          <w:kern w:val="0"/>
          <w:sz w:val="24"/>
          <w:szCs w:val="24"/>
        </w:rPr>
        <w:br/>
        <w:t xml:space="preserve">    </w:t>
      </w:r>
      <w:r w:rsidRPr="00C75402">
        <w:rPr>
          <w:rFonts w:ascii="宋体" w:eastAsia="宋体" w:hAnsi="宋体" w:cs="宋体" w:hint="eastAsia"/>
          <w:color w:val="8888C6"/>
          <w:kern w:val="0"/>
          <w:sz w:val="24"/>
          <w:szCs w:val="24"/>
        </w:rPr>
        <w:t>print</w:t>
      </w:r>
      <w:r w:rsidRPr="00C75402">
        <w:rPr>
          <w:rFonts w:ascii="宋体" w:eastAsia="宋体" w:hAnsi="宋体" w:cs="宋体" w:hint="eastAsia"/>
          <w:color w:val="A9B7C6"/>
          <w:kern w:val="0"/>
          <w:sz w:val="24"/>
          <w:szCs w:val="24"/>
        </w:rPr>
        <w:t>(</w:t>
      </w:r>
      <w:r w:rsidRPr="00C75402">
        <w:rPr>
          <w:rFonts w:ascii="宋体" w:eastAsia="宋体" w:hAnsi="宋体" w:cs="宋体" w:hint="eastAsia"/>
          <w:color w:val="6A8759"/>
          <w:kern w:val="0"/>
          <w:sz w:val="24"/>
          <w:szCs w:val="24"/>
        </w:rPr>
        <w:t>"在出现了异常之后做点什么，再让它抛异常"</w:t>
      </w:r>
      <w:r w:rsidRPr="00C75402">
        <w:rPr>
          <w:rFonts w:ascii="宋体" w:eastAsia="宋体" w:hAnsi="宋体" w:cs="宋体" w:hint="eastAsia"/>
          <w:color w:val="A9B7C6"/>
          <w:kern w:val="0"/>
          <w:sz w:val="24"/>
          <w:szCs w:val="24"/>
        </w:rPr>
        <w:t>)</w:t>
      </w:r>
      <w:r w:rsidRPr="00C75402">
        <w:rPr>
          <w:rFonts w:ascii="宋体" w:eastAsia="宋体" w:hAnsi="宋体" w:cs="宋体" w:hint="eastAsia"/>
          <w:color w:val="A9B7C6"/>
          <w:kern w:val="0"/>
          <w:sz w:val="24"/>
          <w:szCs w:val="24"/>
        </w:rPr>
        <w:br/>
        <w:t xml:space="preserve">    </w:t>
      </w:r>
      <w:r w:rsidRPr="00C75402">
        <w:rPr>
          <w:rFonts w:ascii="宋体" w:eastAsia="宋体" w:hAnsi="宋体" w:cs="宋体" w:hint="eastAsia"/>
          <w:color w:val="CC7832"/>
          <w:kern w:val="0"/>
          <w:sz w:val="24"/>
          <w:szCs w:val="24"/>
        </w:rPr>
        <w:t xml:space="preserve">raise </w:t>
      </w:r>
      <w:r w:rsidRPr="00C75402">
        <w:rPr>
          <w:rFonts w:ascii="宋体" w:eastAsia="宋体" w:hAnsi="宋体" w:cs="宋体" w:hint="eastAsia"/>
          <w:color w:val="808080"/>
          <w:kern w:val="0"/>
          <w:sz w:val="24"/>
          <w:szCs w:val="24"/>
        </w:rPr>
        <w:t>#原封不动的抛出try语句中出现的异常</w:t>
      </w:r>
    </w:p>
    <w:p w14:paraId="31E37716" w14:textId="77777777" w:rsidR="00C75402" w:rsidRPr="00C75402" w:rsidRDefault="00C75402" w:rsidP="00C75402">
      <w:pPr>
        <w:rPr>
          <w:rFonts w:hint="eastAsia"/>
        </w:rPr>
      </w:pPr>
    </w:p>
    <w:p w14:paraId="47DD6279" w14:textId="598705F0" w:rsidR="009B75B1" w:rsidRDefault="009B75B1" w:rsidP="00C75402">
      <w:pPr>
        <w:pStyle w:val="3"/>
      </w:pPr>
      <w:r>
        <w:rPr>
          <w:rFonts w:hint="eastAsia"/>
        </w:rPr>
        <w:t>自定义异常</w:t>
      </w:r>
    </w:p>
    <w:p w14:paraId="2BFBBC54" w14:textId="6B537BC2" w:rsidR="00A656AA" w:rsidRDefault="00C75402" w:rsidP="009B75B1">
      <w:r w:rsidRPr="00C75402">
        <w:rPr>
          <w:rFonts w:hint="eastAsia"/>
          <w:highlight w:val="yellow"/>
        </w:rPr>
        <w:t>B</w:t>
      </w:r>
      <w:r w:rsidRPr="00C75402">
        <w:rPr>
          <w:highlight w:val="yellow"/>
        </w:rPr>
        <w:t>aseException</w:t>
      </w:r>
      <w:r w:rsidRPr="00C75402">
        <w:rPr>
          <w:rFonts w:hint="eastAsia"/>
          <w:highlight w:val="yellow"/>
        </w:rPr>
        <w:t>是Exception的主宗（一般不用Base</w:t>
      </w:r>
      <w:r w:rsidRPr="00C75402">
        <w:rPr>
          <w:highlight w:val="yellow"/>
        </w:rPr>
        <w:t>Exception</w:t>
      </w:r>
      <w:r w:rsidRPr="00C75402">
        <w:rPr>
          <w:rFonts w:hint="eastAsia"/>
          <w:highlight w:val="yellow"/>
        </w:rPr>
        <w:t>）</w:t>
      </w:r>
    </w:p>
    <w:p w14:paraId="0952F452" w14:textId="77777777" w:rsidR="001A3C77" w:rsidRPr="001A3C77" w:rsidRDefault="001A3C77" w:rsidP="001A3C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1A3C77">
        <w:rPr>
          <w:rFonts w:ascii="宋体" w:eastAsia="宋体" w:hAnsi="宋体" w:cs="宋体" w:hint="eastAsia"/>
          <w:color w:val="CC7832"/>
          <w:kern w:val="0"/>
          <w:sz w:val="24"/>
          <w:szCs w:val="24"/>
        </w:rPr>
        <w:t xml:space="preserve">class </w:t>
      </w:r>
      <w:r w:rsidRPr="001A3C77">
        <w:rPr>
          <w:rFonts w:ascii="宋体" w:eastAsia="宋体" w:hAnsi="宋体" w:cs="宋体" w:hint="eastAsia"/>
          <w:color w:val="A9B7C6"/>
          <w:kern w:val="0"/>
          <w:sz w:val="24"/>
          <w:szCs w:val="24"/>
        </w:rPr>
        <w:t>MyException(</w:t>
      </w:r>
      <w:r w:rsidRPr="001A3C77">
        <w:rPr>
          <w:rFonts w:ascii="宋体" w:eastAsia="宋体" w:hAnsi="宋体" w:cs="宋体" w:hint="eastAsia"/>
          <w:color w:val="8888C6"/>
          <w:kern w:val="0"/>
          <w:sz w:val="24"/>
          <w:szCs w:val="24"/>
        </w:rPr>
        <w:t>Exception</w:t>
      </w:r>
      <w:r w:rsidRPr="001A3C77">
        <w:rPr>
          <w:rFonts w:ascii="宋体" w:eastAsia="宋体" w:hAnsi="宋体" w:cs="宋体" w:hint="eastAsia"/>
          <w:color w:val="A9B7C6"/>
          <w:kern w:val="0"/>
          <w:sz w:val="24"/>
          <w:szCs w:val="24"/>
        </w:rPr>
        <w:t>):</w:t>
      </w:r>
      <w:r w:rsidRPr="001A3C77">
        <w:rPr>
          <w:rFonts w:ascii="宋体" w:eastAsia="宋体" w:hAnsi="宋体" w:cs="宋体" w:hint="eastAsia"/>
          <w:color w:val="A9B7C6"/>
          <w:kern w:val="0"/>
          <w:sz w:val="24"/>
          <w:szCs w:val="24"/>
        </w:rPr>
        <w:br/>
        <w:t xml:space="preserve">    </w:t>
      </w:r>
      <w:r w:rsidRPr="001A3C77">
        <w:rPr>
          <w:rFonts w:ascii="宋体" w:eastAsia="宋体" w:hAnsi="宋体" w:cs="宋体" w:hint="eastAsia"/>
          <w:color w:val="CC7832"/>
          <w:kern w:val="0"/>
          <w:sz w:val="24"/>
          <w:szCs w:val="24"/>
        </w:rPr>
        <w:t xml:space="preserve">def </w:t>
      </w:r>
      <w:r w:rsidRPr="001A3C77">
        <w:rPr>
          <w:rFonts w:ascii="宋体" w:eastAsia="宋体" w:hAnsi="宋体" w:cs="宋体" w:hint="eastAsia"/>
          <w:color w:val="B200B2"/>
          <w:kern w:val="0"/>
          <w:sz w:val="24"/>
          <w:szCs w:val="24"/>
        </w:rPr>
        <w:t>__init__</w:t>
      </w:r>
      <w:r w:rsidRPr="001A3C77">
        <w:rPr>
          <w:rFonts w:ascii="宋体" w:eastAsia="宋体" w:hAnsi="宋体" w:cs="宋体" w:hint="eastAsia"/>
          <w:color w:val="A9B7C6"/>
          <w:kern w:val="0"/>
          <w:sz w:val="24"/>
          <w:szCs w:val="24"/>
        </w:rPr>
        <w:t>(</w:t>
      </w:r>
      <w:r w:rsidRPr="001A3C77">
        <w:rPr>
          <w:rFonts w:ascii="宋体" w:eastAsia="宋体" w:hAnsi="宋体" w:cs="宋体" w:hint="eastAsia"/>
          <w:color w:val="94558D"/>
          <w:kern w:val="0"/>
          <w:sz w:val="24"/>
          <w:szCs w:val="24"/>
        </w:rPr>
        <w:t>self</w:t>
      </w:r>
      <w:r w:rsidRPr="001A3C77">
        <w:rPr>
          <w:rFonts w:ascii="宋体" w:eastAsia="宋体" w:hAnsi="宋体" w:cs="宋体" w:hint="eastAsia"/>
          <w:color w:val="CC7832"/>
          <w:kern w:val="0"/>
          <w:sz w:val="24"/>
          <w:szCs w:val="24"/>
        </w:rPr>
        <w:t>,</w:t>
      </w:r>
      <w:r w:rsidRPr="001A3C77">
        <w:rPr>
          <w:rFonts w:ascii="宋体" w:eastAsia="宋体" w:hAnsi="宋体" w:cs="宋体" w:hint="eastAsia"/>
          <w:color w:val="A9B7C6"/>
          <w:kern w:val="0"/>
          <w:sz w:val="24"/>
          <w:szCs w:val="24"/>
        </w:rPr>
        <w:t>msg):</w:t>
      </w:r>
      <w:r w:rsidRPr="001A3C77">
        <w:rPr>
          <w:rFonts w:ascii="宋体" w:eastAsia="宋体" w:hAnsi="宋体" w:cs="宋体" w:hint="eastAsia"/>
          <w:color w:val="A9B7C6"/>
          <w:kern w:val="0"/>
          <w:sz w:val="24"/>
          <w:szCs w:val="24"/>
        </w:rPr>
        <w:br/>
        <w:t xml:space="preserve">        </w:t>
      </w:r>
      <w:r w:rsidRPr="001A3C77">
        <w:rPr>
          <w:rFonts w:ascii="宋体" w:eastAsia="宋体" w:hAnsi="宋体" w:cs="宋体" w:hint="eastAsia"/>
          <w:color w:val="94558D"/>
          <w:kern w:val="0"/>
          <w:sz w:val="24"/>
          <w:szCs w:val="24"/>
        </w:rPr>
        <w:t>self</w:t>
      </w:r>
      <w:r w:rsidRPr="001A3C77">
        <w:rPr>
          <w:rFonts w:ascii="宋体" w:eastAsia="宋体" w:hAnsi="宋体" w:cs="宋体" w:hint="eastAsia"/>
          <w:color w:val="A9B7C6"/>
          <w:kern w:val="0"/>
          <w:sz w:val="24"/>
          <w:szCs w:val="24"/>
        </w:rPr>
        <w:t>.msg=msg</w:t>
      </w:r>
      <w:r w:rsidRPr="001A3C77">
        <w:rPr>
          <w:rFonts w:ascii="宋体" w:eastAsia="宋体" w:hAnsi="宋体" w:cs="宋体" w:hint="eastAsia"/>
          <w:color w:val="A9B7C6"/>
          <w:kern w:val="0"/>
          <w:sz w:val="24"/>
          <w:szCs w:val="24"/>
        </w:rPr>
        <w:br/>
      </w:r>
      <w:r w:rsidRPr="001A3C77">
        <w:rPr>
          <w:rFonts w:ascii="宋体" w:eastAsia="宋体" w:hAnsi="宋体" w:cs="宋体" w:hint="eastAsia"/>
          <w:color w:val="A9B7C6"/>
          <w:kern w:val="0"/>
          <w:sz w:val="24"/>
          <w:szCs w:val="24"/>
        </w:rPr>
        <w:br/>
      </w:r>
      <w:r w:rsidRPr="001A3C77">
        <w:rPr>
          <w:rFonts w:ascii="宋体" w:eastAsia="宋体" w:hAnsi="宋体" w:cs="宋体" w:hint="eastAsia"/>
          <w:color w:val="CC7832"/>
          <w:kern w:val="0"/>
          <w:sz w:val="24"/>
          <w:szCs w:val="24"/>
        </w:rPr>
        <w:t xml:space="preserve">raise </w:t>
      </w:r>
      <w:r w:rsidRPr="001A3C77">
        <w:rPr>
          <w:rFonts w:ascii="宋体" w:eastAsia="宋体" w:hAnsi="宋体" w:cs="宋体" w:hint="eastAsia"/>
          <w:color w:val="A9B7C6"/>
          <w:kern w:val="0"/>
          <w:sz w:val="24"/>
          <w:szCs w:val="24"/>
        </w:rPr>
        <w:t>MyException(</w:t>
      </w:r>
      <w:r w:rsidRPr="001A3C77">
        <w:rPr>
          <w:rFonts w:ascii="宋体" w:eastAsia="宋体" w:hAnsi="宋体" w:cs="宋体" w:hint="eastAsia"/>
          <w:color w:val="6A8759"/>
          <w:kern w:val="0"/>
          <w:sz w:val="24"/>
          <w:szCs w:val="24"/>
        </w:rPr>
        <w:t>"这是我自己定制的异常"</w:t>
      </w:r>
      <w:r w:rsidRPr="001A3C77">
        <w:rPr>
          <w:rFonts w:ascii="宋体" w:eastAsia="宋体" w:hAnsi="宋体" w:cs="宋体" w:hint="eastAsia"/>
          <w:color w:val="A9B7C6"/>
          <w:kern w:val="0"/>
          <w:sz w:val="24"/>
          <w:szCs w:val="24"/>
        </w:rPr>
        <w:t>)</w:t>
      </w:r>
    </w:p>
    <w:p w14:paraId="7CBFBDEE" w14:textId="170771AB" w:rsidR="001A3C77" w:rsidRPr="001A3C77" w:rsidRDefault="001A3C77" w:rsidP="009B75B1">
      <w:pPr>
        <w:rPr>
          <w:rFonts w:hint="eastAsia"/>
        </w:rPr>
      </w:pPr>
      <w:r>
        <w:rPr>
          <w:noProof/>
        </w:rPr>
        <w:drawing>
          <wp:inline distT="0" distB="0" distL="0" distR="0" wp14:anchorId="13A070C9" wp14:editId="59F7E8B3">
            <wp:extent cx="5274310" cy="853440"/>
            <wp:effectExtent l="0" t="0" r="2540" b="381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853440"/>
                    </a:xfrm>
                    <a:prstGeom prst="rect">
                      <a:avLst/>
                    </a:prstGeom>
                  </pic:spPr>
                </pic:pic>
              </a:graphicData>
            </a:graphic>
          </wp:inline>
        </w:drawing>
      </w:r>
    </w:p>
    <w:p w14:paraId="1ACBA17D" w14:textId="64C1BECD" w:rsidR="009B75B1" w:rsidRDefault="009B75B1" w:rsidP="007B649C">
      <w:pPr>
        <w:pStyle w:val="3"/>
      </w:pPr>
      <w:r>
        <w:rPr>
          <w:rFonts w:hint="eastAsia"/>
        </w:rPr>
        <w:lastRenderedPageBreak/>
        <w:t>断言</w:t>
      </w:r>
      <w:r w:rsidR="007B649C">
        <w:rPr>
          <w:rFonts w:hint="eastAsia"/>
        </w:rPr>
        <w:t>(和</w:t>
      </w:r>
      <w:r w:rsidR="007B649C">
        <w:t xml:space="preserve">if </w:t>
      </w:r>
      <w:r w:rsidR="007B649C">
        <w:rPr>
          <w:rFonts w:hint="eastAsia"/>
        </w:rPr>
        <w:t>的判断效果一致，好处是不需要缩进</w:t>
      </w:r>
      <w:r w:rsidR="007B649C">
        <w:t>)</w:t>
      </w:r>
    </w:p>
    <w:p w14:paraId="23F0C7DC" w14:textId="77777777" w:rsidR="007B649C" w:rsidRPr="007B649C" w:rsidRDefault="007B649C" w:rsidP="007B649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7B649C">
        <w:rPr>
          <w:rFonts w:ascii="宋体" w:eastAsia="宋体" w:hAnsi="宋体" w:cs="宋体" w:hint="eastAsia"/>
          <w:color w:val="CC7832"/>
          <w:kern w:val="0"/>
          <w:sz w:val="24"/>
          <w:szCs w:val="24"/>
        </w:rPr>
        <w:t>assert True</w:t>
      </w:r>
      <w:r w:rsidRPr="007B649C">
        <w:rPr>
          <w:rFonts w:ascii="宋体" w:eastAsia="宋体" w:hAnsi="宋体" w:cs="宋体" w:hint="eastAsia"/>
          <w:color w:val="808080"/>
          <w:kern w:val="0"/>
          <w:sz w:val="24"/>
          <w:szCs w:val="24"/>
        </w:rPr>
        <w:t>#是True就往下走</w:t>
      </w:r>
      <w:r w:rsidRPr="007B649C">
        <w:rPr>
          <w:rFonts w:ascii="宋体" w:eastAsia="宋体" w:hAnsi="宋体" w:cs="宋体" w:hint="eastAsia"/>
          <w:color w:val="808080"/>
          <w:kern w:val="0"/>
          <w:sz w:val="24"/>
          <w:szCs w:val="24"/>
        </w:rPr>
        <w:br/>
      </w:r>
      <w:r w:rsidRPr="007B649C">
        <w:rPr>
          <w:rFonts w:ascii="宋体" w:eastAsia="宋体" w:hAnsi="宋体" w:cs="宋体" w:hint="eastAsia"/>
          <w:color w:val="CC7832"/>
          <w:kern w:val="0"/>
          <w:sz w:val="24"/>
          <w:szCs w:val="24"/>
        </w:rPr>
        <w:t>assert False</w:t>
      </w:r>
      <w:r w:rsidRPr="007B649C">
        <w:rPr>
          <w:rFonts w:ascii="宋体" w:eastAsia="宋体" w:hAnsi="宋体" w:cs="宋体" w:hint="eastAsia"/>
          <w:color w:val="808080"/>
          <w:kern w:val="0"/>
          <w:sz w:val="24"/>
          <w:szCs w:val="24"/>
        </w:rPr>
        <w:t>#是False就报异常</w:t>
      </w:r>
    </w:p>
    <w:p w14:paraId="77C1B54E" w14:textId="14A8A67F" w:rsidR="007B649C" w:rsidRDefault="007B649C" w:rsidP="007B649C">
      <w:pPr>
        <w:pStyle w:val="3"/>
      </w:pPr>
      <w:r>
        <w:rPr>
          <w:rFonts w:hint="eastAsia"/>
        </w:rPr>
        <w:t>应用场景</w:t>
      </w:r>
    </w:p>
    <w:p w14:paraId="5546D034" w14:textId="34314A77" w:rsidR="007B649C" w:rsidRPr="007B649C" w:rsidRDefault="007B649C" w:rsidP="007B649C">
      <w:pPr>
        <w:rPr>
          <w:rFonts w:hint="eastAsia"/>
        </w:rPr>
      </w:pPr>
      <w:r>
        <w:rPr>
          <w:rFonts w:hint="eastAsia"/>
        </w:rPr>
        <w:t>断言</w:t>
      </w:r>
      <w:r w:rsidR="00AF4BEF">
        <w:rPr>
          <w:rFonts w:hint="eastAsia"/>
        </w:rPr>
        <w:t>和</w:t>
      </w:r>
      <w:r>
        <w:rPr>
          <w:rFonts w:hint="eastAsia"/>
        </w:rPr>
        <w:t>主动抛异常</w:t>
      </w:r>
      <w:r w:rsidR="00AF4BEF">
        <w:rPr>
          <w:rFonts w:hint="eastAsia"/>
        </w:rPr>
        <w:t>（自己写程序或者框架让别的程序员来调用）</w:t>
      </w:r>
    </w:p>
    <w:p w14:paraId="79A1DD51" w14:textId="758734B8" w:rsidR="009B75B1" w:rsidRDefault="009B75B1" w:rsidP="009B75B1">
      <w:r>
        <w:rPr>
          <w:rFonts w:hint="eastAsia"/>
        </w:rPr>
        <w:t>使用</w:t>
      </w:r>
      <w:r w:rsidR="00AF4BEF">
        <w:rPr>
          <w:rFonts w:hint="eastAsia"/>
        </w:rPr>
        <w:t>-</w:t>
      </w:r>
      <w:r>
        <w:rPr>
          <w:rFonts w:hint="eastAsia"/>
        </w:rPr>
        <w:t>异常处理的注意事项</w:t>
      </w:r>
    </w:p>
    <w:p w14:paraId="16A9BB0B" w14:textId="01052EF6" w:rsidR="00AF4BEF" w:rsidRDefault="00AF4BEF" w:rsidP="009B75B1">
      <w:r>
        <w:rPr>
          <w:rFonts w:hint="eastAsia"/>
        </w:rPr>
        <w:t>day</w:t>
      </w:r>
      <w:r>
        <w:t>28-14(</w:t>
      </w:r>
      <w:r>
        <w:rPr>
          <w:rFonts w:hint="eastAsia"/>
        </w:rPr>
        <w:t>双端队列</w:t>
      </w:r>
      <w:r>
        <w:t>)</w:t>
      </w:r>
    </w:p>
    <w:p w14:paraId="3EE73C94" w14:textId="1B5BC67C" w:rsidR="00AF4BEF" w:rsidRDefault="00AF4BEF" w:rsidP="00AF4BEF">
      <w:pPr>
        <w:pStyle w:val="2"/>
      </w:pPr>
      <w:r>
        <w:rPr>
          <w:rFonts w:hint="eastAsia"/>
        </w:rPr>
        <w:t>双端队列</w:t>
      </w:r>
    </w:p>
    <w:p w14:paraId="2ADA3A0C" w14:textId="054E1350" w:rsidR="00030384" w:rsidRDefault="00030384" w:rsidP="00030384">
      <w:r>
        <w:rPr>
          <w:rFonts w:hint="eastAsia"/>
        </w:rPr>
        <w:t>collection模块是数据类型的扩展模块</w:t>
      </w:r>
    </w:p>
    <w:p w14:paraId="7CB63FF5" w14:textId="25CA29F6" w:rsidR="00030384" w:rsidRDefault="00030384" w:rsidP="00030384">
      <w:r>
        <w:rPr>
          <w:rFonts w:hint="eastAsia"/>
        </w:rPr>
        <w:t>为什么直接跳过队列直接到双端队列</w:t>
      </w:r>
    </w:p>
    <w:p w14:paraId="57B899F5" w14:textId="6FDBA37E" w:rsidR="00030384" w:rsidRDefault="00030384" w:rsidP="00030384">
      <w:r w:rsidRPr="00030384">
        <w:rPr>
          <w:rFonts w:hint="eastAsia"/>
          <w:highlight w:val="yellow"/>
        </w:rPr>
        <w:t>单队列</w:t>
      </w:r>
    </w:p>
    <w:p w14:paraId="50CBCF84" w14:textId="77777777" w:rsidR="00030384" w:rsidRPr="00030384" w:rsidRDefault="00030384" w:rsidP="000303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030384">
        <w:rPr>
          <w:rFonts w:ascii="宋体" w:eastAsia="宋体" w:hAnsi="宋体" w:cs="宋体" w:hint="eastAsia"/>
          <w:color w:val="CC7832"/>
          <w:kern w:val="0"/>
          <w:sz w:val="24"/>
          <w:szCs w:val="24"/>
        </w:rPr>
        <w:t xml:space="preserve">import </w:t>
      </w:r>
      <w:r w:rsidRPr="00030384">
        <w:rPr>
          <w:rFonts w:ascii="宋体" w:eastAsia="宋体" w:hAnsi="宋体" w:cs="宋体" w:hint="eastAsia"/>
          <w:color w:val="A9B7C6"/>
          <w:kern w:val="0"/>
          <w:sz w:val="24"/>
          <w:szCs w:val="24"/>
        </w:rPr>
        <w:t>queue</w:t>
      </w:r>
      <w:r w:rsidRPr="00030384">
        <w:rPr>
          <w:rFonts w:ascii="宋体" w:eastAsia="宋体" w:hAnsi="宋体" w:cs="宋体" w:hint="eastAsia"/>
          <w:color w:val="A9B7C6"/>
          <w:kern w:val="0"/>
          <w:sz w:val="24"/>
          <w:szCs w:val="24"/>
        </w:rPr>
        <w:br/>
      </w:r>
      <w:r w:rsidRPr="00030384">
        <w:rPr>
          <w:rFonts w:ascii="宋体" w:eastAsia="宋体" w:hAnsi="宋体" w:cs="宋体" w:hint="eastAsia"/>
          <w:color w:val="808080"/>
          <w:kern w:val="0"/>
          <w:sz w:val="24"/>
          <w:szCs w:val="24"/>
        </w:rPr>
        <w:t>#先进先出</w:t>
      </w:r>
      <w:r w:rsidRPr="00030384">
        <w:rPr>
          <w:rFonts w:ascii="宋体" w:eastAsia="宋体" w:hAnsi="宋体" w:cs="宋体" w:hint="eastAsia"/>
          <w:color w:val="808080"/>
          <w:kern w:val="0"/>
          <w:sz w:val="24"/>
          <w:szCs w:val="24"/>
        </w:rPr>
        <w:br/>
      </w:r>
      <w:r w:rsidRPr="00030384">
        <w:rPr>
          <w:rFonts w:ascii="宋体" w:eastAsia="宋体" w:hAnsi="宋体" w:cs="宋体" w:hint="eastAsia"/>
          <w:color w:val="A9B7C6"/>
          <w:kern w:val="0"/>
          <w:sz w:val="24"/>
          <w:szCs w:val="24"/>
        </w:rPr>
        <w:t>q=queue.Queue()</w:t>
      </w:r>
      <w:r w:rsidRPr="00030384">
        <w:rPr>
          <w:rFonts w:ascii="宋体" w:eastAsia="宋体" w:hAnsi="宋体" w:cs="宋体" w:hint="eastAsia"/>
          <w:color w:val="A9B7C6"/>
          <w:kern w:val="0"/>
          <w:sz w:val="24"/>
          <w:szCs w:val="24"/>
        </w:rPr>
        <w:br/>
        <w:t>q.put(</w:t>
      </w:r>
      <w:r w:rsidRPr="00030384">
        <w:rPr>
          <w:rFonts w:ascii="宋体" w:eastAsia="宋体" w:hAnsi="宋体" w:cs="宋体" w:hint="eastAsia"/>
          <w:color w:val="6897BB"/>
          <w:kern w:val="0"/>
          <w:sz w:val="24"/>
          <w:szCs w:val="24"/>
        </w:rPr>
        <w:t>1</w:t>
      </w:r>
      <w:r w:rsidRPr="00030384">
        <w:rPr>
          <w:rFonts w:ascii="宋体" w:eastAsia="宋体" w:hAnsi="宋体" w:cs="宋体" w:hint="eastAsia"/>
          <w:color w:val="A9B7C6"/>
          <w:kern w:val="0"/>
          <w:sz w:val="24"/>
          <w:szCs w:val="24"/>
        </w:rPr>
        <w:t>)</w:t>
      </w:r>
      <w:r w:rsidRPr="00030384">
        <w:rPr>
          <w:rFonts w:ascii="宋体" w:eastAsia="宋体" w:hAnsi="宋体" w:cs="宋体" w:hint="eastAsia"/>
          <w:color w:val="A9B7C6"/>
          <w:kern w:val="0"/>
          <w:sz w:val="24"/>
          <w:szCs w:val="24"/>
        </w:rPr>
        <w:br/>
        <w:t>q.put(</w:t>
      </w:r>
      <w:r w:rsidRPr="00030384">
        <w:rPr>
          <w:rFonts w:ascii="宋体" w:eastAsia="宋体" w:hAnsi="宋体" w:cs="宋体" w:hint="eastAsia"/>
          <w:color w:val="6A8759"/>
          <w:kern w:val="0"/>
          <w:sz w:val="24"/>
          <w:szCs w:val="24"/>
        </w:rPr>
        <w:t>'a'</w:t>
      </w:r>
      <w:r w:rsidRPr="00030384">
        <w:rPr>
          <w:rFonts w:ascii="宋体" w:eastAsia="宋体" w:hAnsi="宋体" w:cs="宋体" w:hint="eastAsia"/>
          <w:color w:val="A9B7C6"/>
          <w:kern w:val="0"/>
          <w:sz w:val="24"/>
          <w:szCs w:val="24"/>
        </w:rPr>
        <w:t>)</w:t>
      </w:r>
      <w:r w:rsidRPr="00030384">
        <w:rPr>
          <w:rFonts w:ascii="宋体" w:eastAsia="宋体" w:hAnsi="宋体" w:cs="宋体" w:hint="eastAsia"/>
          <w:color w:val="A9B7C6"/>
          <w:kern w:val="0"/>
          <w:sz w:val="24"/>
          <w:szCs w:val="24"/>
        </w:rPr>
        <w:br/>
        <w:t>q.put((</w:t>
      </w:r>
      <w:r w:rsidRPr="00030384">
        <w:rPr>
          <w:rFonts w:ascii="宋体" w:eastAsia="宋体" w:hAnsi="宋体" w:cs="宋体" w:hint="eastAsia"/>
          <w:color w:val="6897BB"/>
          <w:kern w:val="0"/>
          <w:sz w:val="24"/>
          <w:szCs w:val="24"/>
        </w:rPr>
        <w:t>123</w:t>
      </w:r>
      <w:r w:rsidRPr="00030384">
        <w:rPr>
          <w:rFonts w:ascii="宋体" w:eastAsia="宋体" w:hAnsi="宋体" w:cs="宋体" w:hint="eastAsia"/>
          <w:color w:val="A9B7C6"/>
          <w:kern w:val="0"/>
          <w:sz w:val="24"/>
          <w:szCs w:val="24"/>
        </w:rPr>
        <w:t>))</w:t>
      </w:r>
      <w:r w:rsidRPr="00030384">
        <w:rPr>
          <w:rFonts w:ascii="宋体" w:eastAsia="宋体" w:hAnsi="宋体" w:cs="宋体" w:hint="eastAsia"/>
          <w:color w:val="A9B7C6"/>
          <w:kern w:val="0"/>
          <w:sz w:val="24"/>
          <w:szCs w:val="24"/>
        </w:rPr>
        <w:br/>
        <w:t>q.put(({</w:t>
      </w:r>
      <w:r w:rsidRPr="00030384">
        <w:rPr>
          <w:rFonts w:ascii="宋体" w:eastAsia="宋体" w:hAnsi="宋体" w:cs="宋体" w:hint="eastAsia"/>
          <w:color w:val="6A8759"/>
          <w:kern w:val="0"/>
          <w:sz w:val="24"/>
          <w:szCs w:val="24"/>
        </w:rPr>
        <w:t>'k'</w:t>
      </w:r>
      <w:r w:rsidRPr="00030384">
        <w:rPr>
          <w:rFonts w:ascii="宋体" w:eastAsia="宋体" w:hAnsi="宋体" w:cs="宋体" w:hint="eastAsia"/>
          <w:color w:val="A9B7C6"/>
          <w:kern w:val="0"/>
          <w:sz w:val="24"/>
          <w:szCs w:val="24"/>
        </w:rPr>
        <w:t>:</w:t>
      </w:r>
      <w:r w:rsidRPr="00030384">
        <w:rPr>
          <w:rFonts w:ascii="宋体" w:eastAsia="宋体" w:hAnsi="宋体" w:cs="宋体" w:hint="eastAsia"/>
          <w:color w:val="6A8759"/>
          <w:kern w:val="0"/>
          <w:sz w:val="24"/>
          <w:szCs w:val="24"/>
        </w:rPr>
        <w:t>'v'</w:t>
      </w:r>
      <w:r w:rsidRPr="00030384">
        <w:rPr>
          <w:rFonts w:ascii="宋体" w:eastAsia="宋体" w:hAnsi="宋体" w:cs="宋体" w:hint="eastAsia"/>
          <w:color w:val="A9B7C6"/>
          <w:kern w:val="0"/>
          <w:sz w:val="24"/>
          <w:szCs w:val="24"/>
        </w:rPr>
        <w:t>}))</w:t>
      </w:r>
      <w:r w:rsidRPr="00030384">
        <w:rPr>
          <w:rFonts w:ascii="宋体" w:eastAsia="宋体" w:hAnsi="宋体" w:cs="宋体" w:hint="eastAsia"/>
          <w:color w:val="A9B7C6"/>
          <w:kern w:val="0"/>
          <w:sz w:val="24"/>
          <w:szCs w:val="24"/>
        </w:rPr>
        <w:br/>
      </w:r>
      <w:r w:rsidRPr="00030384">
        <w:rPr>
          <w:rFonts w:ascii="宋体" w:eastAsia="宋体" w:hAnsi="宋体" w:cs="宋体" w:hint="eastAsia"/>
          <w:color w:val="8888C6"/>
          <w:kern w:val="0"/>
          <w:sz w:val="24"/>
          <w:szCs w:val="24"/>
        </w:rPr>
        <w:t>print</w:t>
      </w:r>
      <w:r w:rsidRPr="00030384">
        <w:rPr>
          <w:rFonts w:ascii="宋体" w:eastAsia="宋体" w:hAnsi="宋体" w:cs="宋体" w:hint="eastAsia"/>
          <w:color w:val="A9B7C6"/>
          <w:kern w:val="0"/>
          <w:sz w:val="24"/>
          <w:szCs w:val="24"/>
        </w:rPr>
        <w:t>(q)</w:t>
      </w:r>
      <w:r w:rsidRPr="00030384">
        <w:rPr>
          <w:rFonts w:ascii="宋体" w:eastAsia="宋体" w:hAnsi="宋体" w:cs="宋体" w:hint="eastAsia"/>
          <w:color w:val="808080"/>
          <w:kern w:val="0"/>
          <w:sz w:val="24"/>
          <w:szCs w:val="24"/>
        </w:rPr>
        <w:t>#&lt;</w:t>
      </w:r>
      <w:proofErr w:type="gramStart"/>
      <w:r w:rsidRPr="00030384">
        <w:rPr>
          <w:rFonts w:ascii="宋体" w:eastAsia="宋体" w:hAnsi="宋体" w:cs="宋体" w:hint="eastAsia"/>
          <w:color w:val="808080"/>
          <w:kern w:val="0"/>
          <w:sz w:val="24"/>
          <w:szCs w:val="24"/>
        </w:rPr>
        <w:t>queue.Queue</w:t>
      </w:r>
      <w:proofErr w:type="gramEnd"/>
      <w:r w:rsidRPr="00030384">
        <w:rPr>
          <w:rFonts w:ascii="宋体" w:eastAsia="宋体" w:hAnsi="宋体" w:cs="宋体" w:hint="eastAsia"/>
          <w:color w:val="808080"/>
          <w:kern w:val="0"/>
          <w:sz w:val="24"/>
          <w:szCs w:val="24"/>
        </w:rPr>
        <w:t xml:space="preserve"> object at 0x000000F538B31E10&gt;</w:t>
      </w:r>
      <w:r w:rsidRPr="00030384">
        <w:rPr>
          <w:rFonts w:ascii="宋体" w:eastAsia="宋体" w:hAnsi="宋体" w:cs="宋体" w:hint="eastAsia"/>
          <w:color w:val="808080"/>
          <w:kern w:val="0"/>
          <w:sz w:val="24"/>
          <w:szCs w:val="24"/>
        </w:rPr>
        <w:br/>
      </w:r>
      <w:r w:rsidRPr="00030384">
        <w:rPr>
          <w:rFonts w:ascii="宋体" w:eastAsia="宋体" w:hAnsi="宋体" w:cs="宋体" w:hint="eastAsia"/>
          <w:color w:val="8888C6"/>
          <w:kern w:val="0"/>
          <w:sz w:val="24"/>
          <w:szCs w:val="24"/>
        </w:rPr>
        <w:t>print</w:t>
      </w:r>
      <w:r w:rsidRPr="00030384">
        <w:rPr>
          <w:rFonts w:ascii="宋体" w:eastAsia="宋体" w:hAnsi="宋体" w:cs="宋体" w:hint="eastAsia"/>
          <w:color w:val="A9B7C6"/>
          <w:kern w:val="0"/>
          <w:sz w:val="24"/>
          <w:szCs w:val="24"/>
        </w:rPr>
        <w:t>(q.get())</w:t>
      </w:r>
      <w:r w:rsidRPr="00030384">
        <w:rPr>
          <w:rFonts w:ascii="宋体" w:eastAsia="宋体" w:hAnsi="宋体" w:cs="宋体" w:hint="eastAsia"/>
          <w:color w:val="808080"/>
          <w:kern w:val="0"/>
          <w:sz w:val="24"/>
          <w:szCs w:val="24"/>
        </w:rPr>
        <w:t>#1</w:t>
      </w:r>
    </w:p>
    <w:p w14:paraId="452FD9AD" w14:textId="77777777" w:rsidR="00030384" w:rsidRPr="00030384" w:rsidRDefault="00030384" w:rsidP="000303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030384">
        <w:rPr>
          <w:rFonts w:ascii="宋体" w:eastAsia="宋体" w:hAnsi="宋体" w:cs="宋体" w:hint="eastAsia"/>
          <w:color w:val="8888C6"/>
          <w:kern w:val="0"/>
          <w:sz w:val="24"/>
          <w:szCs w:val="24"/>
        </w:rPr>
        <w:t>print</w:t>
      </w:r>
      <w:r w:rsidRPr="00030384">
        <w:rPr>
          <w:rFonts w:ascii="宋体" w:eastAsia="宋体" w:hAnsi="宋体" w:cs="宋体" w:hint="eastAsia"/>
          <w:color w:val="A9B7C6"/>
          <w:kern w:val="0"/>
          <w:sz w:val="24"/>
          <w:szCs w:val="24"/>
        </w:rPr>
        <w:t>(</w:t>
      </w:r>
      <w:proofErr w:type="gramStart"/>
      <w:r w:rsidRPr="00030384">
        <w:rPr>
          <w:rFonts w:ascii="宋体" w:eastAsia="宋体" w:hAnsi="宋体" w:cs="宋体" w:hint="eastAsia"/>
          <w:color w:val="A9B7C6"/>
          <w:kern w:val="0"/>
          <w:sz w:val="24"/>
          <w:szCs w:val="24"/>
        </w:rPr>
        <w:t>q.qsize</w:t>
      </w:r>
      <w:proofErr w:type="gramEnd"/>
      <w:r w:rsidRPr="00030384">
        <w:rPr>
          <w:rFonts w:ascii="宋体" w:eastAsia="宋体" w:hAnsi="宋体" w:cs="宋体" w:hint="eastAsia"/>
          <w:color w:val="A9B7C6"/>
          <w:kern w:val="0"/>
          <w:sz w:val="24"/>
          <w:szCs w:val="24"/>
        </w:rPr>
        <w:t>())</w:t>
      </w:r>
    </w:p>
    <w:p w14:paraId="581BF994" w14:textId="3DA16080" w:rsidR="00030384" w:rsidRDefault="00EE51BF" w:rsidP="00030384">
      <w:r>
        <w:rPr>
          <w:rFonts w:hint="eastAsia"/>
        </w:rPr>
        <w:t>双端队列（</w:t>
      </w:r>
      <w:r w:rsidRPr="00EE51BF">
        <w:rPr>
          <w:rFonts w:hint="eastAsia"/>
          <w:highlight w:val="yellow"/>
        </w:rPr>
        <w:t>两边都能放都能出，低层的数据结构是链表</w:t>
      </w:r>
      <w:r>
        <w:rPr>
          <w:rFonts w:hint="eastAsia"/>
        </w:rPr>
        <w:t>）</w:t>
      </w:r>
    </w:p>
    <w:p w14:paraId="305446C5" w14:textId="77777777" w:rsidR="00EE51BF" w:rsidRPr="00EE51BF" w:rsidRDefault="00EE51BF" w:rsidP="00EE51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EE51BF">
        <w:rPr>
          <w:rFonts w:ascii="宋体" w:eastAsia="宋体" w:hAnsi="宋体" w:cs="宋体" w:hint="eastAsia"/>
          <w:color w:val="CC7832"/>
          <w:kern w:val="0"/>
          <w:sz w:val="24"/>
          <w:szCs w:val="24"/>
        </w:rPr>
        <w:t xml:space="preserve">from </w:t>
      </w:r>
      <w:r w:rsidRPr="00EE51BF">
        <w:rPr>
          <w:rFonts w:ascii="宋体" w:eastAsia="宋体" w:hAnsi="宋体" w:cs="宋体" w:hint="eastAsia"/>
          <w:color w:val="A9B7C6"/>
          <w:kern w:val="0"/>
          <w:sz w:val="24"/>
          <w:szCs w:val="24"/>
        </w:rPr>
        <w:t xml:space="preserve">collections </w:t>
      </w:r>
      <w:r w:rsidRPr="00EE51BF">
        <w:rPr>
          <w:rFonts w:ascii="宋体" w:eastAsia="宋体" w:hAnsi="宋体" w:cs="宋体" w:hint="eastAsia"/>
          <w:color w:val="CC7832"/>
          <w:kern w:val="0"/>
          <w:sz w:val="24"/>
          <w:szCs w:val="24"/>
        </w:rPr>
        <w:t xml:space="preserve">import </w:t>
      </w:r>
      <w:r w:rsidRPr="00EE51BF">
        <w:rPr>
          <w:rFonts w:ascii="宋体" w:eastAsia="宋体" w:hAnsi="宋体" w:cs="宋体" w:hint="eastAsia"/>
          <w:color w:val="A9B7C6"/>
          <w:kern w:val="0"/>
          <w:sz w:val="24"/>
          <w:szCs w:val="24"/>
        </w:rPr>
        <w:t>deque</w:t>
      </w:r>
      <w:r w:rsidRPr="00EE51BF">
        <w:rPr>
          <w:rFonts w:ascii="宋体" w:eastAsia="宋体" w:hAnsi="宋体" w:cs="宋体" w:hint="eastAsia"/>
          <w:color w:val="A9B7C6"/>
          <w:kern w:val="0"/>
          <w:sz w:val="24"/>
          <w:szCs w:val="24"/>
        </w:rPr>
        <w:br/>
      </w:r>
      <w:r w:rsidRPr="00EE51BF">
        <w:rPr>
          <w:rFonts w:ascii="宋体" w:eastAsia="宋体" w:hAnsi="宋体" w:cs="宋体" w:hint="eastAsia"/>
          <w:color w:val="A9B7C6"/>
          <w:kern w:val="0"/>
          <w:sz w:val="24"/>
          <w:szCs w:val="24"/>
        </w:rPr>
        <w:br/>
        <w:t>dq=deque()</w:t>
      </w:r>
      <w:r w:rsidRPr="00EE51BF">
        <w:rPr>
          <w:rFonts w:ascii="宋体" w:eastAsia="宋体" w:hAnsi="宋体" w:cs="宋体" w:hint="eastAsia"/>
          <w:color w:val="A9B7C6"/>
          <w:kern w:val="0"/>
          <w:sz w:val="24"/>
          <w:szCs w:val="24"/>
        </w:rPr>
        <w:br/>
        <w:t>dq.append(</w:t>
      </w:r>
      <w:r w:rsidRPr="00EE51BF">
        <w:rPr>
          <w:rFonts w:ascii="宋体" w:eastAsia="宋体" w:hAnsi="宋体" w:cs="宋体" w:hint="eastAsia"/>
          <w:color w:val="6897BB"/>
          <w:kern w:val="0"/>
          <w:sz w:val="24"/>
          <w:szCs w:val="24"/>
        </w:rPr>
        <w:t>2</w:t>
      </w:r>
      <w:r w:rsidRPr="00EE51BF">
        <w:rPr>
          <w:rFonts w:ascii="宋体" w:eastAsia="宋体" w:hAnsi="宋体" w:cs="宋体" w:hint="eastAsia"/>
          <w:color w:val="A9B7C6"/>
          <w:kern w:val="0"/>
          <w:sz w:val="24"/>
          <w:szCs w:val="24"/>
        </w:rPr>
        <w:t>)</w:t>
      </w:r>
      <w:r w:rsidRPr="00EE51BF">
        <w:rPr>
          <w:rFonts w:ascii="宋体" w:eastAsia="宋体" w:hAnsi="宋体" w:cs="宋体" w:hint="eastAsia"/>
          <w:color w:val="A9B7C6"/>
          <w:kern w:val="0"/>
          <w:sz w:val="24"/>
          <w:szCs w:val="24"/>
        </w:rPr>
        <w:br/>
        <w:t>dq.append(</w:t>
      </w:r>
      <w:r w:rsidRPr="00EE51BF">
        <w:rPr>
          <w:rFonts w:ascii="宋体" w:eastAsia="宋体" w:hAnsi="宋体" w:cs="宋体" w:hint="eastAsia"/>
          <w:color w:val="6897BB"/>
          <w:kern w:val="0"/>
          <w:sz w:val="24"/>
          <w:szCs w:val="24"/>
        </w:rPr>
        <w:t>5</w:t>
      </w:r>
      <w:r w:rsidRPr="00EE51BF">
        <w:rPr>
          <w:rFonts w:ascii="宋体" w:eastAsia="宋体" w:hAnsi="宋体" w:cs="宋体" w:hint="eastAsia"/>
          <w:color w:val="A9B7C6"/>
          <w:kern w:val="0"/>
          <w:sz w:val="24"/>
          <w:szCs w:val="24"/>
        </w:rPr>
        <w:t>)</w:t>
      </w:r>
      <w:r w:rsidRPr="00EE51BF">
        <w:rPr>
          <w:rFonts w:ascii="宋体" w:eastAsia="宋体" w:hAnsi="宋体" w:cs="宋体" w:hint="eastAsia"/>
          <w:color w:val="A9B7C6"/>
          <w:kern w:val="0"/>
          <w:sz w:val="24"/>
          <w:szCs w:val="24"/>
        </w:rPr>
        <w:br/>
      </w:r>
      <w:r w:rsidRPr="00EE51BF">
        <w:rPr>
          <w:rFonts w:ascii="宋体" w:eastAsia="宋体" w:hAnsi="宋体" w:cs="宋体" w:hint="eastAsia"/>
          <w:color w:val="8888C6"/>
          <w:kern w:val="0"/>
          <w:sz w:val="24"/>
          <w:szCs w:val="24"/>
        </w:rPr>
        <w:t>print</w:t>
      </w:r>
      <w:r w:rsidRPr="00EE51BF">
        <w:rPr>
          <w:rFonts w:ascii="宋体" w:eastAsia="宋体" w:hAnsi="宋体" w:cs="宋体" w:hint="eastAsia"/>
          <w:color w:val="A9B7C6"/>
          <w:kern w:val="0"/>
          <w:sz w:val="24"/>
          <w:szCs w:val="24"/>
        </w:rPr>
        <w:t>(dq)</w:t>
      </w:r>
      <w:r w:rsidRPr="00EE51BF">
        <w:rPr>
          <w:rFonts w:ascii="宋体" w:eastAsia="宋体" w:hAnsi="宋体" w:cs="宋体" w:hint="eastAsia"/>
          <w:color w:val="808080"/>
          <w:kern w:val="0"/>
          <w:sz w:val="24"/>
          <w:szCs w:val="24"/>
        </w:rPr>
        <w:t>#deque([2, 5])</w:t>
      </w:r>
      <w:r w:rsidRPr="00EE51BF">
        <w:rPr>
          <w:rFonts w:ascii="宋体" w:eastAsia="宋体" w:hAnsi="宋体" w:cs="宋体" w:hint="eastAsia"/>
          <w:color w:val="808080"/>
          <w:kern w:val="0"/>
          <w:sz w:val="24"/>
          <w:szCs w:val="24"/>
        </w:rPr>
        <w:br/>
      </w:r>
      <w:r w:rsidRPr="00EE51BF">
        <w:rPr>
          <w:rFonts w:ascii="宋体" w:eastAsia="宋体" w:hAnsi="宋体" w:cs="宋体" w:hint="eastAsia"/>
          <w:color w:val="A9B7C6"/>
          <w:kern w:val="0"/>
          <w:sz w:val="24"/>
          <w:szCs w:val="24"/>
        </w:rPr>
        <w:t>dq.appendleft(</w:t>
      </w:r>
      <w:r w:rsidRPr="00EE51BF">
        <w:rPr>
          <w:rFonts w:ascii="宋体" w:eastAsia="宋体" w:hAnsi="宋体" w:cs="宋体" w:hint="eastAsia"/>
          <w:color w:val="6A8759"/>
          <w:kern w:val="0"/>
          <w:sz w:val="24"/>
          <w:szCs w:val="24"/>
        </w:rPr>
        <w:t>'a'</w:t>
      </w:r>
      <w:r w:rsidRPr="00EE51BF">
        <w:rPr>
          <w:rFonts w:ascii="宋体" w:eastAsia="宋体" w:hAnsi="宋体" w:cs="宋体" w:hint="eastAsia"/>
          <w:color w:val="A9B7C6"/>
          <w:kern w:val="0"/>
          <w:sz w:val="24"/>
          <w:szCs w:val="24"/>
        </w:rPr>
        <w:t>)</w:t>
      </w:r>
      <w:r w:rsidRPr="00EE51BF">
        <w:rPr>
          <w:rFonts w:ascii="宋体" w:eastAsia="宋体" w:hAnsi="宋体" w:cs="宋体" w:hint="eastAsia"/>
          <w:color w:val="A9B7C6"/>
          <w:kern w:val="0"/>
          <w:sz w:val="24"/>
          <w:szCs w:val="24"/>
        </w:rPr>
        <w:br/>
        <w:t>dq.append(</w:t>
      </w:r>
      <w:r w:rsidRPr="00EE51BF">
        <w:rPr>
          <w:rFonts w:ascii="宋体" w:eastAsia="宋体" w:hAnsi="宋体" w:cs="宋体" w:hint="eastAsia"/>
          <w:color w:val="6A8759"/>
          <w:kern w:val="0"/>
          <w:sz w:val="24"/>
          <w:szCs w:val="24"/>
        </w:rPr>
        <w:t>'A'</w:t>
      </w:r>
      <w:r w:rsidRPr="00EE51BF">
        <w:rPr>
          <w:rFonts w:ascii="宋体" w:eastAsia="宋体" w:hAnsi="宋体" w:cs="宋体" w:hint="eastAsia"/>
          <w:color w:val="A9B7C6"/>
          <w:kern w:val="0"/>
          <w:sz w:val="24"/>
          <w:szCs w:val="24"/>
        </w:rPr>
        <w:t>)</w:t>
      </w:r>
      <w:r w:rsidRPr="00EE51BF">
        <w:rPr>
          <w:rFonts w:ascii="宋体" w:eastAsia="宋体" w:hAnsi="宋体" w:cs="宋体" w:hint="eastAsia"/>
          <w:color w:val="A9B7C6"/>
          <w:kern w:val="0"/>
          <w:sz w:val="24"/>
          <w:szCs w:val="24"/>
        </w:rPr>
        <w:br/>
      </w:r>
      <w:r w:rsidRPr="00EE51BF">
        <w:rPr>
          <w:rFonts w:ascii="宋体" w:eastAsia="宋体" w:hAnsi="宋体" w:cs="宋体" w:hint="eastAsia"/>
          <w:color w:val="8888C6"/>
          <w:kern w:val="0"/>
          <w:sz w:val="24"/>
          <w:szCs w:val="24"/>
        </w:rPr>
        <w:t>print</w:t>
      </w:r>
      <w:r w:rsidRPr="00EE51BF">
        <w:rPr>
          <w:rFonts w:ascii="宋体" w:eastAsia="宋体" w:hAnsi="宋体" w:cs="宋体" w:hint="eastAsia"/>
          <w:color w:val="A9B7C6"/>
          <w:kern w:val="0"/>
          <w:sz w:val="24"/>
          <w:szCs w:val="24"/>
        </w:rPr>
        <w:t>(dq)</w:t>
      </w:r>
      <w:r w:rsidRPr="00EE51BF">
        <w:rPr>
          <w:rFonts w:ascii="宋体" w:eastAsia="宋体" w:hAnsi="宋体" w:cs="宋体" w:hint="eastAsia"/>
          <w:color w:val="808080"/>
          <w:kern w:val="0"/>
          <w:sz w:val="24"/>
          <w:szCs w:val="24"/>
        </w:rPr>
        <w:t>#deque(['a', 2, 5, 'A'])</w:t>
      </w:r>
      <w:r w:rsidRPr="00EE51BF">
        <w:rPr>
          <w:rFonts w:ascii="宋体" w:eastAsia="宋体" w:hAnsi="宋体" w:cs="宋体" w:hint="eastAsia"/>
          <w:color w:val="808080"/>
          <w:kern w:val="0"/>
          <w:sz w:val="24"/>
          <w:szCs w:val="24"/>
        </w:rPr>
        <w:br/>
      </w:r>
      <w:r w:rsidRPr="00EE51BF">
        <w:rPr>
          <w:rFonts w:ascii="宋体" w:eastAsia="宋体" w:hAnsi="宋体" w:cs="宋体" w:hint="eastAsia"/>
          <w:color w:val="8888C6"/>
          <w:kern w:val="0"/>
          <w:sz w:val="24"/>
          <w:szCs w:val="24"/>
        </w:rPr>
        <w:t>print</w:t>
      </w:r>
      <w:r w:rsidRPr="00EE51BF">
        <w:rPr>
          <w:rFonts w:ascii="宋体" w:eastAsia="宋体" w:hAnsi="宋体" w:cs="宋体" w:hint="eastAsia"/>
          <w:color w:val="A9B7C6"/>
          <w:kern w:val="0"/>
          <w:sz w:val="24"/>
          <w:szCs w:val="24"/>
        </w:rPr>
        <w:t>(dq.pop())</w:t>
      </w:r>
      <w:r w:rsidRPr="00EE51BF">
        <w:rPr>
          <w:rFonts w:ascii="宋体" w:eastAsia="宋体" w:hAnsi="宋体" w:cs="宋体" w:hint="eastAsia"/>
          <w:color w:val="808080"/>
          <w:kern w:val="0"/>
          <w:sz w:val="24"/>
          <w:szCs w:val="24"/>
        </w:rPr>
        <w:t>#A</w:t>
      </w:r>
      <w:r w:rsidRPr="00EE51BF">
        <w:rPr>
          <w:rFonts w:ascii="宋体" w:eastAsia="宋体" w:hAnsi="宋体" w:cs="宋体" w:hint="eastAsia"/>
          <w:color w:val="808080"/>
          <w:kern w:val="0"/>
          <w:sz w:val="24"/>
          <w:szCs w:val="24"/>
        </w:rPr>
        <w:br/>
      </w:r>
      <w:r w:rsidRPr="00EE51BF">
        <w:rPr>
          <w:rFonts w:ascii="宋体" w:eastAsia="宋体" w:hAnsi="宋体" w:cs="宋体" w:hint="eastAsia"/>
          <w:color w:val="8888C6"/>
          <w:kern w:val="0"/>
          <w:sz w:val="24"/>
          <w:szCs w:val="24"/>
        </w:rPr>
        <w:t>print</w:t>
      </w:r>
      <w:r w:rsidRPr="00EE51BF">
        <w:rPr>
          <w:rFonts w:ascii="宋体" w:eastAsia="宋体" w:hAnsi="宋体" w:cs="宋体" w:hint="eastAsia"/>
          <w:color w:val="A9B7C6"/>
          <w:kern w:val="0"/>
          <w:sz w:val="24"/>
          <w:szCs w:val="24"/>
        </w:rPr>
        <w:t>(dq.popleft())</w:t>
      </w:r>
      <w:r w:rsidRPr="00EE51BF">
        <w:rPr>
          <w:rFonts w:ascii="宋体" w:eastAsia="宋体" w:hAnsi="宋体" w:cs="宋体" w:hint="eastAsia"/>
          <w:color w:val="808080"/>
          <w:kern w:val="0"/>
          <w:sz w:val="24"/>
          <w:szCs w:val="24"/>
        </w:rPr>
        <w:t>#a</w:t>
      </w:r>
      <w:r w:rsidRPr="00EE51BF">
        <w:rPr>
          <w:rFonts w:ascii="宋体" w:eastAsia="宋体" w:hAnsi="宋体" w:cs="宋体" w:hint="eastAsia"/>
          <w:color w:val="808080"/>
          <w:kern w:val="0"/>
          <w:sz w:val="24"/>
          <w:szCs w:val="24"/>
        </w:rPr>
        <w:br/>
      </w:r>
      <w:r w:rsidRPr="00EE51BF">
        <w:rPr>
          <w:rFonts w:ascii="宋体" w:eastAsia="宋体" w:hAnsi="宋体" w:cs="宋体" w:hint="eastAsia"/>
          <w:color w:val="8888C6"/>
          <w:kern w:val="0"/>
          <w:sz w:val="24"/>
          <w:szCs w:val="24"/>
        </w:rPr>
        <w:t>print</w:t>
      </w:r>
      <w:r w:rsidRPr="00EE51BF">
        <w:rPr>
          <w:rFonts w:ascii="宋体" w:eastAsia="宋体" w:hAnsi="宋体" w:cs="宋体" w:hint="eastAsia"/>
          <w:color w:val="A9B7C6"/>
          <w:kern w:val="0"/>
          <w:sz w:val="24"/>
          <w:szCs w:val="24"/>
        </w:rPr>
        <w:t>(dq.remove(</w:t>
      </w:r>
      <w:r w:rsidRPr="00EE51BF">
        <w:rPr>
          <w:rFonts w:ascii="宋体" w:eastAsia="宋体" w:hAnsi="宋体" w:cs="宋体" w:hint="eastAsia"/>
          <w:color w:val="6A8759"/>
          <w:kern w:val="0"/>
          <w:sz w:val="24"/>
          <w:szCs w:val="24"/>
        </w:rPr>
        <w:t>'a'</w:t>
      </w:r>
      <w:r w:rsidRPr="00EE51BF">
        <w:rPr>
          <w:rFonts w:ascii="宋体" w:eastAsia="宋体" w:hAnsi="宋体" w:cs="宋体" w:hint="eastAsia"/>
          <w:color w:val="A9B7C6"/>
          <w:kern w:val="0"/>
          <w:sz w:val="24"/>
          <w:szCs w:val="24"/>
        </w:rPr>
        <w:t>))</w:t>
      </w:r>
      <w:r w:rsidRPr="00EE51BF">
        <w:rPr>
          <w:rFonts w:ascii="宋体" w:eastAsia="宋体" w:hAnsi="宋体" w:cs="宋体" w:hint="eastAsia"/>
          <w:color w:val="A9B7C6"/>
          <w:kern w:val="0"/>
          <w:sz w:val="24"/>
          <w:szCs w:val="24"/>
        </w:rPr>
        <w:br/>
      </w:r>
      <w:r w:rsidRPr="00EE51BF">
        <w:rPr>
          <w:rFonts w:ascii="宋体" w:eastAsia="宋体" w:hAnsi="宋体" w:cs="宋体" w:hint="eastAsia"/>
          <w:color w:val="8888C6"/>
          <w:kern w:val="0"/>
          <w:sz w:val="24"/>
          <w:szCs w:val="24"/>
        </w:rPr>
        <w:t>print</w:t>
      </w:r>
      <w:r w:rsidRPr="00EE51BF">
        <w:rPr>
          <w:rFonts w:ascii="宋体" w:eastAsia="宋体" w:hAnsi="宋体" w:cs="宋体" w:hint="eastAsia"/>
          <w:color w:val="A9B7C6"/>
          <w:kern w:val="0"/>
          <w:sz w:val="24"/>
          <w:szCs w:val="24"/>
        </w:rPr>
        <w:t>(dq.insert(</w:t>
      </w:r>
      <w:r w:rsidRPr="00EE51BF">
        <w:rPr>
          <w:rFonts w:ascii="宋体" w:eastAsia="宋体" w:hAnsi="宋体" w:cs="宋体" w:hint="eastAsia"/>
          <w:color w:val="6897BB"/>
          <w:kern w:val="0"/>
          <w:sz w:val="24"/>
          <w:szCs w:val="24"/>
        </w:rPr>
        <w:t>2</w:t>
      </w:r>
      <w:r w:rsidRPr="00EE51BF">
        <w:rPr>
          <w:rFonts w:ascii="宋体" w:eastAsia="宋体" w:hAnsi="宋体" w:cs="宋体" w:hint="eastAsia"/>
          <w:color w:val="CC7832"/>
          <w:kern w:val="0"/>
          <w:sz w:val="24"/>
          <w:szCs w:val="24"/>
        </w:rPr>
        <w:t>,</w:t>
      </w:r>
      <w:r w:rsidRPr="00EE51BF">
        <w:rPr>
          <w:rFonts w:ascii="宋体" w:eastAsia="宋体" w:hAnsi="宋体" w:cs="宋体" w:hint="eastAsia"/>
          <w:color w:val="6A8759"/>
          <w:kern w:val="0"/>
          <w:sz w:val="24"/>
          <w:szCs w:val="24"/>
        </w:rPr>
        <w:t>'123'</w:t>
      </w:r>
      <w:r w:rsidRPr="00EE51BF">
        <w:rPr>
          <w:rFonts w:ascii="宋体" w:eastAsia="宋体" w:hAnsi="宋体" w:cs="宋体" w:hint="eastAsia"/>
          <w:color w:val="A9B7C6"/>
          <w:kern w:val="0"/>
          <w:sz w:val="24"/>
          <w:szCs w:val="24"/>
        </w:rPr>
        <w:t>))</w:t>
      </w:r>
    </w:p>
    <w:p w14:paraId="0FADC197" w14:textId="763B653F" w:rsidR="00EE51BF" w:rsidRDefault="00EE51BF" w:rsidP="00030384">
      <w:r>
        <w:rPr>
          <w:rFonts w:hint="eastAsia"/>
        </w:rPr>
        <w:t>在insert</w:t>
      </w:r>
      <w:r>
        <w:t xml:space="preserve"> remove</w:t>
      </w:r>
      <w:r>
        <w:rPr>
          <w:rFonts w:hint="eastAsia"/>
        </w:rPr>
        <w:t>的时候deque的平均效率要高于列表</w:t>
      </w:r>
    </w:p>
    <w:p w14:paraId="5FA815B9" w14:textId="7E478052" w:rsidR="00EE51BF" w:rsidRDefault="00EE51BF" w:rsidP="00030384">
      <w:r>
        <w:rPr>
          <w:rFonts w:hint="eastAsia"/>
        </w:rPr>
        <w:t>列表依据</w:t>
      </w:r>
      <w:proofErr w:type="gramStart"/>
      <w:r w:rsidR="0026220D">
        <w:rPr>
          <w:rFonts w:hint="eastAsia"/>
        </w:rPr>
        <w:t>索引产看某个</w:t>
      </w:r>
      <w:proofErr w:type="gramEnd"/>
      <w:r w:rsidR="0026220D">
        <w:rPr>
          <w:rFonts w:hint="eastAsia"/>
        </w:rPr>
        <w:t>值得效率要高于deque</w:t>
      </w:r>
    </w:p>
    <w:p w14:paraId="1812D742" w14:textId="48C82536" w:rsidR="0026220D" w:rsidRDefault="0026220D" w:rsidP="00030384">
      <w:r>
        <w:rPr>
          <w:rFonts w:hint="eastAsia"/>
        </w:rPr>
        <w:lastRenderedPageBreak/>
        <w:t>a</w:t>
      </w:r>
      <w:r>
        <w:t>ppend</w:t>
      </w:r>
      <w:r>
        <w:rPr>
          <w:rFonts w:hint="eastAsia"/>
        </w:rPr>
        <w:t>和pop对于列表的效率是没有影响的</w:t>
      </w:r>
    </w:p>
    <w:p w14:paraId="4148586B" w14:textId="77777777" w:rsidR="0026220D" w:rsidRPr="00EE51BF" w:rsidRDefault="0026220D" w:rsidP="00030384">
      <w:pPr>
        <w:rPr>
          <w:rFonts w:hint="eastAsia"/>
        </w:rPr>
      </w:pPr>
      <w:bookmarkStart w:id="65" w:name="_GoBack"/>
      <w:bookmarkEnd w:id="65"/>
    </w:p>
    <w:sectPr w:rsidR="0026220D" w:rsidRPr="00EE51BF">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lucky" w:date="2019-01-29T14:41:00Z" w:initials="l">
    <w:p w14:paraId="41E2D328" w14:textId="46AFDEE7" w:rsidR="009B75B1" w:rsidRDefault="009B75B1">
      <w:pPr>
        <w:pStyle w:val="aa"/>
      </w:pPr>
      <w:r>
        <w:rPr>
          <w:rStyle w:val="a9"/>
        </w:rPr>
        <w:annotationRef/>
      </w:r>
      <w:r>
        <w:rPr>
          <w:rFonts w:hint="eastAsia"/>
        </w:rPr>
        <w:t>看正则指引这本书</w:t>
      </w:r>
    </w:p>
  </w:comment>
  <w:comment w:id="1" w:author="lucky" w:date="2019-01-24T16:08:00Z" w:initials="l">
    <w:p w14:paraId="5F42AB53" w14:textId="77777777" w:rsidR="009B75B1" w:rsidRDefault="009B75B1" w:rsidP="003B30A9">
      <w:pPr>
        <w:pStyle w:val="aa"/>
      </w:pPr>
      <w:r>
        <w:rPr>
          <w:rStyle w:val="a9"/>
        </w:rPr>
        <w:annotationRef/>
      </w:r>
      <w:r>
        <w:rPr>
          <w:rFonts w:hint="eastAsia"/>
        </w:rPr>
        <w:t>网址</w:t>
      </w:r>
    </w:p>
  </w:comment>
  <w:comment w:id="2" w:author="lucky" w:date="2019-01-18T10:27:00Z" w:initials="l">
    <w:p w14:paraId="1BB376C8" w14:textId="77777777" w:rsidR="009B75B1" w:rsidRDefault="009B75B1" w:rsidP="003B30A9">
      <w:pPr>
        <w:pStyle w:val="aa"/>
      </w:pPr>
      <w:r>
        <w:rPr>
          <w:rStyle w:val="a9"/>
        </w:rPr>
        <w:annotationRef/>
      </w:r>
      <w:r>
        <w:rPr>
          <w:rFonts w:hint="eastAsia"/>
        </w:rPr>
        <w:t>只支持小的a</w:t>
      </w:r>
      <w:r>
        <w:t>scii</w:t>
      </w:r>
      <w:r>
        <w:rPr>
          <w:rFonts w:hint="eastAsia"/>
        </w:rPr>
        <w:t>码值向大的ascii码值转换</w:t>
      </w:r>
    </w:p>
  </w:comment>
  <w:comment w:id="3" w:author="lucky" w:date="2019-01-18T10:23:00Z" w:initials="l">
    <w:p w14:paraId="4EE09226" w14:textId="77777777" w:rsidR="009B75B1" w:rsidRDefault="009B75B1" w:rsidP="003B30A9">
      <w:pPr>
        <w:pStyle w:val="aa"/>
      </w:pPr>
      <w:r>
        <w:rPr>
          <w:rStyle w:val="a9"/>
        </w:rPr>
        <w:annotationRef/>
      </w:r>
      <w:r>
        <w:rPr>
          <w:rFonts w:hint="eastAsia"/>
        </w:rPr>
        <w:t>系统会这么理解这句话</w:t>
      </w:r>
    </w:p>
    <w:p w14:paraId="18539E30" w14:textId="77777777" w:rsidR="009B75B1" w:rsidRDefault="009B75B1" w:rsidP="003B30A9">
      <w:pPr>
        <w:pStyle w:val="aa"/>
      </w:pPr>
      <w:r>
        <w:rPr>
          <w:rFonts w:hint="eastAsia"/>
        </w:rPr>
        <w:t>当它看到-就把-认为是一个范围的结束</w:t>
      </w:r>
    </w:p>
  </w:comment>
  <w:comment w:id="12" w:author="lucky" w:date="2019-01-18T14:39:00Z" w:initials="l">
    <w:p w14:paraId="5AE85DDE" w14:textId="77777777" w:rsidR="009B75B1" w:rsidRDefault="009B75B1" w:rsidP="003B30A9">
      <w:pPr>
        <w:pStyle w:val="aa"/>
      </w:pPr>
      <w:r>
        <w:rPr>
          <w:rStyle w:val="a9"/>
        </w:rPr>
        <w:annotationRef/>
      </w:r>
      <w:r>
        <w:rPr>
          <w:rFonts w:hint="eastAsia"/>
        </w:rPr>
        <w:t>回车 空格 制表符tab</w:t>
      </w:r>
    </w:p>
  </w:comment>
  <w:comment w:id="23" w:author="lucky" w:date="2019-01-29T13:42:00Z" w:initials="l">
    <w:p w14:paraId="75B163E5" w14:textId="019A0A98" w:rsidR="009B75B1" w:rsidRPr="00102AB8" w:rsidRDefault="009B75B1">
      <w:pPr>
        <w:pStyle w:val="aa"/>
      </w:pPr>
      <w:r>
        <w:rPr>
          <w:rStyle w:val="a9"/>
        </w:rPr>
        <w:annotationRef/>
      </w:r>
      <w:r>
        <w:rPr>
          <w:rFonts w:hint="eastAsia"/>
        </w:rPr>
        <w:t>字符\</w:t>
      </w:r>
      <w:r>
        <w:t>b</w:t>
      </w:r>
      <w:r>
        <w:rPr>
          <w:rFonts w:hint="eastAsia"/>
        </w:rPr>
        <w:t>整体看</w:t>
      </w:r>
    </w:p>
  </w:comment>
  <w:comment w:id="53" w:author="lucky" w:date="2019-01-24T16:41:00Z" w:initials="l">
    <w:p w14:paraId="4A80E5FC" w14:textId="77777777" w:rsidR="009B75B1" w:rsidRDefault="009B75B1">
      <w:pPr>
        <w:pStyle w:val="aa"/>
      </w:pPr>
      <w:r>
        <w:rPr>
          <w:rStyle w:val="a9"/>
        </w:rPr>
        <w:annotationRef/>
      </w:r>
      <w:r>
        <w:rPr>
          <w:rFonts w:hint="eastAsia"/>
        </w:rPr>
        <w:t>^只从开头匹配</w:t>
      </w:r>
    </w:p>
    <w:p w14:paraId="75FA827B" w14:textId="3AD7E762" w:rsidR="009B75B1" w:rsidRDefault="009B75B1">
      <w:pPr>
        <w:pStyle w:val="aa"/>
      </w:pPr>
      <w:r>
        <w:rPr>
          <w:rFonts w:hint="eastAsia"/>
        </w:rPr>
        <w:t>$从结尾匹配</w:t>
      </w:r>
    </w:p>
  </w:comment>
  <w:comment w:id="54" w:author="lucky" w:date="2019-01-24T16:35:00Z" w:initials="l">
    <w:p w14:paraId="4734E6A7" w14:textId="394D22BC" w:rsidR="009B75B1" w:rsidRDefault="009B75B1">
      <w:pPr>
        <w:pStyle w:val="aa"/>
      </w:pPr>
      <w:r>
        <w:rPr>
          <w:rStyle w:val="a9"/>
        </w:rPr>
        <w:annotationRef/>
      </w:r>
      <w:r>
        <w:rPr>
          <w:rFonts w:hint="eastAsia"/>
        </w:rPr>
        <w:t>这个后面只得是规定的最长字符串个数不一定是字符串尾部</w:t>
      </w:r>
    </w:p>
  </w:comment>
  <w:comment w:id="55" w:author="lucky" w:date="2019-01-24T22:48:00Z" w:initials="l">
    <w:p w14:paraId="7BDBB792" w14:textId="63869320" w:rsidR="009B75B1" w:rsidRDefault="009B75B1">
      <w:pPr>
        <w:pStyle w:val="aa"/>
      </w:pPr>
      <w:r>
        <w:rPr>
          <w:rStyle w:val="a9"/>
        </w:rPr>
        <w:annotationRef/>
      </w:r>
      <w:r>
        <w:rPr>
          <w:rFonts w:hint="eastAsia"/>
        </w:rPr>
        <w:t>暂时先这样匹配</w:t>
      </w:r>
    </w:p>
  </w:comment>
  <w:comment w:id="56" w:author="lucky" w:date="2019-01-24T22:48:00Z" w:initials="l">
    <w:p w14:paraId="2252637C" w14:textId="105DDC5E" w:rsidR="009B75B1" w:rsidRDefault="009B75B1">
      <w:pPr>
        <w:pStyle w:val="aa"/>
      </w:pPr>
      <w:r>
        <w:rPr>
          <w:rStyle w:val="a9"/>
        </w:rPr>
        <w:annotationRef/>
      </w:r>
      <w:r>
        <w:rPr>
          <w:rFonts w:hint="eastAsia"/>
        </w:rPr>
        <w:t>暂时先这样匹配</w:t>
      </w:r>
    </w:p>
  </w:comment>
  <w:comment w:id="57" w:author="lucky" w:date="2019-01-24T22:59:00Z" w:initials="l">
    <w:p w14:paraId="59043530" w14:textId="767AB609" w:rsidR="009B75B1" w:rsidRDefault="009B75B1">
      <w:pPr>
        <w:pStyle w:val="aa"/>
      </w:pPr>
      <w:r>
        <w:rPr>
          <w:rStyle w:val="a9"/>
        </w:rPr>
        <w:annotationRef/>
      </w:r>
      <w:r>
        <w:rPr>
          <w:rFonts w:hint="eastAsia"/>
        </w:rPr>
        <w:t>\</w:t>
      </w:r>
      <w:r>
        <w:t>(   \)</w:t>
      </w:r>
      <w:r>
        <w:rPr>
          <w:rFonts w:hint="eastAsia"/>
        </w:rPr>
        <w:t>表示括号（取消转义）</w:t>
      </w:r>
      <w:r w:rsidRPr="00A943C5">
        <w:t>[\d\.+\-*/]</w:t>
      </w:r>
    </w:p>
  </w:comment>
  <w:comment w:id="58" w:author="lucky" w:date="2019-02-02T13:30:00Z" w:initials="l">
    <w:p w14:paraId="0E4C0EFB" w14:textId="2C87F766" w:rsidR="009B75B1" w:rsidRDefault="009B75B1">
      <w:pPr>
        <w:pStyle w:val="aa"/>
      </w:pPr>
      <w:r>
        <w:rPr>
          <w:rStyle w:val="a9"/>
        </w:rPr>
        <w:annotationRef/>
      </w:r>
      <w:r>
        <w:rPr>
          <w:rFonts w:hint="eastAsia"/>
        </w:rPr>
        <w:t>如果单纯的匹配\</w:t>
      </w:r>
      <w:r>
        <w:t>w</w:t>
      </w:r>
      <w:r>
        <w:rPr>
          <w:rFonts w:hint="eastAsia"/>
        </w:rPr>
        <w:t>需要\</w:t>
      </w:r>
      <w:r>
        <w:t>\w</w:t>
      </w:r>
    </w:p>
    <w:p w14:paraId="1B77E3E5" w14:textId="1FD01F43" w:rsidR="009B75B1" w:rsidRDefault="009B75B1">
      <w:pPr>
        <w:pStyle w:val="aa"/>
      </w:pPr>
      <w:r>
        <w:rPr>
          <w:rFonts w:hint="eastAsia"/>
        </w:rPr>
        <w:t>-在正则表达式中表示范围，\</w:t>
      </w:r>
      <w:r>
        <w:t>-</w:t>
      </w:r>
      <w:r>
        <w:rPr>
          <w:rFonts w:hint="eastAsia"/>
        </w:rPr>
        <w:t>将其转义为减号</w:t>
      </w:r>
    </w:p>
  </w:comment>
  <w:comment w:id="59" w:author="lucky" w:date="2019-01-28T15:29:00Z" w:initials="l">
    <w:p w14:paraId="51686F8C" w14:textId="325CBC12" w:rsidR="009B75B1" w:rsidRDefault="009B75B1">
      <w:pPr>
        <w:pStyle w:val="aa"/>
      </w:pPr>
      <w:r>
        <w:rPr>
          <w:rStyle w:val="a9"/>
        </w:rPr>
        <w:annotationRef/>
      </w:r>
      <w:r>
        <w:rPr>
          <w:rFonts w:hint="eastAsia"/>
        </w:rPr>
        <w:t>时间效率的提高</w:t>
      </w:r>
    </w:p>
  </w:comment>
  <w:comment w:id="60" w:author="lucky" w:date="2019-01-28T15:29:00Z" w:initials="l">
    <w:p w14:paraId="17A2D729" w14:textId="77777777" w:rsidR="009B75B1" w:rsidRDefault="009B75B1">
      <w:pPr>
        <w:pStyle w:val="aa"/>
      </w:pPr>
      <w:r>
        <w:rPr>
          <w:rStyle w:val="a9"/>
        </w:rPr>
        <w:annotationRef/>
      </w:r>
      <w:r>
        <w:rPr>
          <w:rFonts w:hint="eastAsia"/>
        </w:rPr>
        <w:t>空间效率的提高</w:t>
      </w:r>
    </w:p>
    <w:p w14:paraId="2AA7D2C3" w14:textId="5F310E66" w:rsidR="009B75B1" w:rsidRDefault="009B75B1">
      <w:pPr>
        <w:pStyle w:val="aa"/>
      </w:pPr>
      <w:r>
        <w:rPr>
          <w:rFonts w:hint="eastAsia"/>
        </w:rPr>
        <w:t>拿到的是迭代器</w:t>
      </w:r>
    </w:p>
  </w:comment>
  <w:comment w:id="61" w:author="lucky" w:date="2019-01-28T17:12:00Z" w:initials="l">
    <w:p w14:paraId="1A075FF6" w14:textId="7D77286C" w:rsidR="009B75B1" w:rsidRDefault="009B75B1">
      <w:pPr>
        <w:pStyle w:val="aa"/>
      </w:pPr>
      <w:r>
        <w:rPr>
          <w:rStyle w:val="a9"/>
        </w:rPr>
        <w:annotationRef/>
      </w:r>
      <w:r>
        <w:rPr>
          <w:rFonts w:hint="eastAsia"/>
        </w:rPr>
        <w:t>产生的疑问，为啥不用【】因为字符组只占一个位置</w:t>
      </w:r>
    </w:p>
  </w:comment>
  <w:comment w:id="62" w:author="lucky" w:date="2019-01-29T14:20:00Z" w:initials="l">
    <w:p w14:paraId="7D928EAC" w14:textId="77777777" w:rsidR="009B75B1" w:rsidRDefault="009B75B1">
      <w:pPr>
        <w:pStyle w:val="aa"/>
      </w:pPr>
      <w:r>
        <w:rPr>
          <w:rStyle w:val="a9"/>
        </w:rPr>
        <w:annotationRef/>
      </w:r>
      <w:r>
        <w:rPr>
          <w:rFonts w:hint="eastAsia"/>
        </w:rPr>
        <w:t>存在的问题</w:t>
      </w:r>
    </w:p>
    <w:p w14:paraId="1276F023" w14:textId="77777777" w:rsidR="009B75B1" w:rsidRDefault="009B75B1">
      <w:pPr>
        <w:pStyle w:val="aa"/>
      </w:pPr>
      <w:r>
        <w:rPr>
          <w:rFonts w:hint="eastAsia"/>
        </w:rPr>
        <w:t>&lt;</w:t>
      </w:r>
      <w:r>
        <w:t>a&gt;haha&lt;\b&gt;</w:t>
      </w:r>
      <w:r>
        <w:rPr>
          <w:rFonts w:hint="eastAsia"/>
        </w:rPr>
        <w:t>这也会匹配出来的</w:t>
      </w:r>
    </w:p>
    <w:p w14:paraId="22CF057A" w14:textId="77777777" w:rsidR="009B75B1" w:rsidRDefault="009B75B1">
      <w:pPr>
        <w:pStyle w:val="aa"/>
      </w:pPr>
      <w:r>
        <w:rPr>
          <w:rFonts w:hint="eastAsia"/>
        </w:rPr>
        <w:t>解决方法</w:t>
      </w:r>
    </w:p>
    <w:p w14:paraId="3C6A42E2" w14:textId="6EE0DD56" w:rsidR="009B75B1" w:rsidRDefault="009B75B1">
      <w:pPr>
        <w:pStyle w:val="aa"/>
      </w:pPr>
      <w:r>
        <w:rPr>
          <w:rFonts w:hint="eastAsia"/>
        </w:rPr>
        <w:t>分组命名</w:t>
      </w:r>
    </w:p>
  </w:comment>
  <w:comment w:id="63" w:author="lucky" w:date="2019-02-02T17:12:00Z" w:initials="l">
    <w:p w14:paraId="2927D058" w14:textId="265E1A56" w:rsidR="009B75B1" w:rsidRDefault="009B75B1">
      <w:pPr>
        <w:pStyle w:val="aa"/>
      </w:pPr>
      <w:r>
        <w:rPr>
          <w:rStyle w:val="a9"/>
        </w:rPr>
        <w:annotationRef/>
      </w:r>
      <w:r>
        <w:rPr>
          <w:rFonts w:hint="eastAsia"/>
        </w:rPr>
        <w:t>推荐</w:t>
      </w:r>
    </w:p>
  </w:comment>
  <w:comment w:id="64" w:author="lucky" w:date="2019-02-04T22:08:00Z" w:initials="l">
    <w:p w14:paraId="49BA9865" w14:textId="77777777" w:rsidR="009B75B1" w:rsidRDefault="009B75B1" w:rsidP="00873BF5">
      <w:r>
        <w:rPr>
          <w:rStyle w:val="a9"/>
        </w:rPr>
        <w:annotationRef/>
      </w:r>
      <w:r>
        <w:rPr>
          <w:rFonts w:hint="eastAsia"/>
        </w:rPr>
        <w:t>不能按行读（byte是没有行的，视频音乐图片打开都是字节，所以我们要按字节读）</w:t>
      </w:r>
    </w:p>
    <w:p w14:paraId="76CE6D3F" w14:textId="68421207" w:rsidR="009B75B1" w:rsidRPr="00873BF5" w:rsidRDefault="009B75B1">
      <w:pPr>
        <w:pStyle w:val="aa"/>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1E2D328" w15:done="0"/>
  <w15:commentEx w15:paraId="5F42AB53" w15:done="0"/>
  <w15:commentEx w15:paraId="1BB376C8" w15:done="0"/>
  <w15:commentEx w15:paraId="18539E30" w15:done="0"/>
  <w15:commentEx w15:paraId="5AE85DDE" w15:done="1"/>
  <w15:commentEx w15:paraId="75B163E5" w15:done="0"/>
  <w15:commentEx w15:paraId="75FA827B" w15:done="0"/>
  <w15:commentEx w15:paraId="4734E6A7" w15:done="0"/>
  <w15:commentEx w15:paraId="7BDBB792" w15:done="0"/>
  <w15:commentEx w15:paraId="2252637C" w15:done="0"/>
  <w15:commentEx w15:paraId="59043530" w15:done="0"/>
  <w15:commentEx w15:paraId="1B77E3E5" w15:done="0"/>
  <w15:commentEx w15:paraId="51686F8C" w15:done="0"/>
  <w15:commentEx w15:paraId="2AA7D2C3" w15:done="0"/>
  <w15:commentEx w15:paraId="1A075FF6" w15:done="0"/>
  <w15:commentEx w15:paraId="3C6A42E2" w15:done="0"/>
  <w15:commentEx w15:paraId="2927D058" w15:done="0"/>
  <w15:commentEx w15:paraId="76CE6D3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1E2D328" w16cid:durableId="1FFAE48A"/>
  <w16cid:commentId w16cid:paraId="5F42AB53" w16cid:durableId="1FF4616D"/>
  <w16cid:commentId w16cid:paraId="1BB376C8" w16cid:durableId="1FEC2894"/>
  <w16cid:commentId w16cid:paraId="18539E30" w16cid:durableId="1FEC27B7"/>
  <w16cid:commentId w16cid:paraId="5AE85DDE" w16cid:durableId="1FEC63B3"/>
  <w16cid:commentId w16cid:paraId="75B163E5" w16cid:durableId="1FFAD6DF"/>
  <w16cid:commentId w16cid:paraId="75FA827B" w16cid:durableId="1FF4691D"/>
  <w16cid:commentId w16cid:paraId="4734E6A7" w16cid:durableId="1FF467DF"/>
  <w16cid:commentId w16cid:paraId="7BDBB792" w16cid:durableId="1FF4BF58"/>
  <w16cid:commentId w16cid:paraId="2252637C" w16cid:durableId="1FF4BF4B"/>
  <w16cid:commentId w16cid:paraId="59043530" w16cid:durableId="1FF4C1BD"/>
  <w16cid:commentId w16cid:paraId="1B77E3E5" w16cid:durableId="200019E0"/>
  <w16cid:commentId w16cid:paraId="51686F8C" w16cid:durableId="1FF99E3F"/>
  <w16cid:commentId w16cid:paraId="2AA7D2C3" w16cid:durableId="1FF99E51"/>
  <w16cid:commentId w16cid:paraId="1A075FF6" w16cid:durableId="1FF9B68B"/>
  <w16cid:commentId w16cid:paraId="3C6A42E2" w16cid:durableId="1FFADF97"/>
  <w16cid:commentId w16cid:paraId="2927D058" w16cid:durableId="20004DEB"/>
  <w16cid:commentId w16cid:paraId="76CE6D3F" w16cid:durableId="200336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785CBF" w14:textId="77777777" w:rsidR="00AB51CF" w:rsidRDefault="00AB51CF" w:rsidP="00E87CBB">
      <w:r>
        <w:separator/>
      </w:r>
    </w:p>
  </w:endnote>
  <w:endnote w:type="continuationSeparator" w:id="0">
    <w:p w14:paraId="77B3A64A" w14:textId="77777777" w:rsidR="00AB51CF" w:rsidRDefault="00AB51CF" w:rsidP="00E87C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8DD84F" w14:textId="77777777" w:rsidR="00AB51CF" w:rsidRDefault="00AB51CF" w:rsidP="00E87CBB">
      <w:r>
        <w:separator/>
      </w:r>
    </w:p>
  </w:footnote>
  <w:footnote w:type="continuationSeparator" w:id="0">
    <w:p w14:paraId="63A5D819" w14:textId="77777777" w:rsidR="00AB51CF" w:rsidRDefault="00AB51CF" w:rsidP="00E87C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175C81"/>
    <w:multiLevelType w:val="hybridMultilevel"/>
    <w:tmpl w:val="CB7CD0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A865579"/>
    <w:multiLevelType w:val="hybridMultilevel"/>
    <w:tmpl w:val="121E881C"/>
    <w:lvl w:ilvl="0" w:tplc="72FED34E">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518A717F"/>
    <w:multiLevelType w:val="hybridMultilevel"/>
    <w:tmpl w:val="4E244B9E"/>
    <w:lvl w:ilvl="0" w:tplc="EB465E04">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28D38E4"/>
    <w:multiLevelType w:val="hybridMultilevel"/>
    <w:tmpl w:val="A030C3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3801E5F"/>
    <w:multiLevelType w:val="hybridMultilevel"/>
    <w:tmpl w:val="7C541F2A"/>
    <w:lvl w:ilvl="0" w:tplc="240E8360">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8997C6F"/>
    <w:multiLevelType w:val="hybridMultilevel"/>
    <w:tmpl w:val="0E2611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4"/>
  </w:num>
  <w:num w:numId="4">
    <w:abstractNumId w:val="3"/>
  </w:num>
  <w:num w:numId="5">
    <w:abstractNumId w:val="0"/>
  </w:num>
  <w:num w:numId="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ucky">
    <w15:presenceInfo w15:providerId="None" w15:userId="luck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633"/>
    <w:rsid w:val="000213CF"/>
    <w:rsid w:val="00024633"/>
    <w:rsid w:val="00030384"/>
    <w:rsid w:val="0003229E"/>
    <w:rsid w:val="000359AC"/>
    <w:rsid w:val="0005582F"/>
    <w:rsid w:val="000559FE"/>
    <w:rsid w:val="0006449B"/>
    <w:rsid w:val="0007679B"/>
    <w:rsid w:val="001025DE"/>
    <w:rsid w:val="00102AB8"/>
    <w:rsid w:val="00122961"/>
    <w:rsid w:val="00126C4A"/>
    <w:rsid w:val="00135106"/>
    <w:rsid w:val="00145547"/>
    <w:rsid w:val="00160088"/>
    <w:rsid w:val="001868F8"/>
    <w:rsid w:val="00190BCA"/>
    <w:rsid w:val="001A3C77"/>
    <w:rsid w:val="001C3FA7"/>
    <w:rsid w:val="001E6242"/>
    <w:rsid w:val="00226386"/>
    <w:rsid w:val="0024147B"/>
    <w:rsid w:val="00252E64"/>
    <w:rsid w:val="0026220D"/>
    <w:rsid w:val="00276830"/>
    <w:rsid w:val="00285137"/>
    <w:rsid w:val="0029199A"/>
    <w:rsid w:val="0029543A"/>
    <w:rsid w:val="002970F2"/>
    <w:rsid w:val="002B2690"/>
    <w:rsid w:val="002C1ADB"/>
    <w:rsid w:val="00341A64"/>
    <w:rsid w:val="00351B65"/>
    <w:rsid w:val="00376841"/>
    <w:rsid w:val="00382198"/>
    <w:rsid w:val="003B30A9"/>
    <w:rsid w:val="003C00D1"/>
    <w:rsid w:val="003C7C28"/>
    <w:rsid w:val="003D14D9"/>
    <w:rsid w:val="00434FCC"/>
    <w:rsid w:val="004361AE"/>
    <w:rsid w:val="00442100"/>
    <w:rsid w:val="0046304C"/>
    <w:rsid w:val="0047671B"/>
    <w:rsid w:val="004C244F"/>
    <w:rsid w:val="00525484"/>
    <w:rsid w:val="005319E1"/>
    <w:rsid w:val="00542178"/>
    <w:rsid w:val="00547819"/>
    <w:rsid w:val="00567CB3"/>
    <w:rsid w:val="00590A82"/>
    <w:rsid w:val="005A2A39"/>
    <w:rsid w:val="005C79AF"/>
    <w:rsid w:val="005E7593"/>
    <w:rsid w:val="0061214E"/>
    <w:rsid w:val="00615491"/>
    <w:rsid w:val="00615D89"/>
    <w:rsid w:val="00630306"/>
    <w:rsid w:val="00643296"/>
    <w:rsid w:val="006437C3"/>
    <w:rsid w:val="0064714A"/>
    <w:rsid w:val="00652DB6"/>
    <w:rsid w:val="006627ED"/>
    <w:rsid w:val="006725A7"/>
    <w:rsid w:val="006763D5"/>
    <w:rsid w:val="00677635"/>
    <w:rsid w:val="00694C02"/>
    <w:rsid w:val="006A5476"/>
    <w:rsid w:val="006C20BB"/>
    <w:rsid w:val="006F60F6"/>
    <w:rsid w:val="007160CC"/>
    <w:rsid w:val="0073479F"/>
    <w:rsid w:val="00750638"/>
    <w:rsid w:val="00753C04"/>
    <w:rsid w:val="007855B3"/>
    <w:rsid w:val="007941DB"/>
    <w:rsid w:val="007B4613"/>
    <w:rsid w:val="007B649C"/>
    <w:rsid w:val="007C0539"/>
    <w:rsid w:val="007D0519"/>
    <w:rsid w:val="007F0A28"/>
    <w:rsid w:val="00816110"/>
    <w:rsid w:val="00873BF5"/>
    <w:rsid w:val="00877017"/>
    <w:rsid w:val="00881650"/>
    <w:rsid w:val="00884DA6"/>
    <w:rsid w:val="0089206B"/>
    <w:rsid w:val="00892C1F"/>
    <w:rsid w:val="00895633"/>
    <w:rsid w:val="008B4725"/>
    <w:rsid w:val="008D2F49"/>
    <w:rsid w:val="008F1BB9"/>
    <w:rsid w:val="009721DB"/>
    <w:rsid w:val="00984252"/>
    <w:rsid w:val="009A0454"/>
    <w:rsid w:val="009A2C7F"/>
    <w:rsid w:val="009A3277"/>
    <w:rsid w:val="009B75B1"/>
    <w:rsid w:val="009C3A20"/>
    <w:rsid w:val="009E0E9C"/>
    <w:rsid w:val="00A027E0"/>
    <w:rsid w:val="00A128F1"/>
    <w:rsid w:val="00A1636F"/>
    <w:rsid w:val="00A4085F"/>
    <w:rsid w:val="00A459DE"/>
    <w:rsid w:val="00A656AA"/>
    <w:rsid w:val="00A811AD"/>
    <w:rsid w:val="00A83919"/>
    <w:rsid w:val="00A9421E"/>
    <w:rsid w:val="00A943C5"/>
    <w:rsid w:val="00AA285A"/>
    <w:rsid w:val="00AB51CF"/>
    <w:rsid w:val="00AF4BEF"/>
    <w:rsid w:val="00B00D80"/>
    <w:rsid w:val="00B011C0"/>
    <w:rsid w:val="00B503DB"/>
    <w:rsid w:val="00B57B61"/>
    <w:rsid w:val="00B7348C"/>
    <w:rsid w:val="00B913FD"/>
    <w:rsid w:val="00B971EF"/>
    <w:rsid w:val="00BA019C"/>
    <w:rsid w:val="00BA4994"/>
    <w:rsid w:val="00BD57A8"/>
    <w:rsid w:val="00BE605F"/>
    <w:rsid w:val="00BF7E23"/>
    <w:rsid w:val="00C000CF"/>
    <w:rsid w:val="00C04C73"/>
    <w:rsid w:val="00C140FF"/>
    <w:rsid w:val="00C170F8"/>
    <w:rsid w:val="00C25F5B"/>
    <w:rsid w:val="00C2722E"/>
    <w:rsid w:val="00C2762B"/>
    <w:rsid w:val="00C51C9C"/>
    <w:rsid w:val="00C75402"/>
    <w:rsid w:val="00CB5DDB"/>
    <w:rsid w:val="00CC6501"/>
    <w:rsid w:val="00CE4DDC"/>
    <w:rsid w:val="00D01D9F"/>
    <w:rsid w:val="00D05A37"/>
    <w:rsid w:val="00D25BF7"/>
    <w:rsid w:val="00D966B5"/>
    <w:rsid w:val="00DA31B0"/>
    <w:rsid w:val="00DE5F74"/>
    <w:rsid w:val="00DE6C84"/>
    <w:rsid w:val="00E128EA"/>
    <w:rsid w:val="00E25B61"/>
    <w:rsid w:val="00E318E4"/>
    <w:rsid w:val="00E3617E"/>
    <w:rsid w:val="00E87CBB"/>
    <w:rsid w:val="00EE0347"/>
    <w:rsid w:val="00EE51BF"/>
    <w:rsid w:val="00EE696E"/>
    <w:rsid w:val="00F23208"/>
    <w:rsid w:val="00F27C56"/>
    <w:rsid w:val="00F34D87"/>
    <w:rsid w:val="00F5660F"/>
    <w:rsid w:val="00F604C1"/>
    <w:rsid w:val="00F9580A"/>
    <w:rsid w:val="00FE6F24"/>
    <w:rsid w:val="00FF65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0E200"/>
  <w15:chartTrackingRefBased/>
  <w15:docId w15:val="{E86155D7-1571-4938-9E15-E768D689E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6627E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4329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67CB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67CB3"/>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9C3A20"/>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4C244F"/>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6627ED"/>
    <w:rPr>
      <w:rFonts w:asciiTheme="majorHAnsi" w:eastAsiaTheme="majorEastAsia" w:hAnsiTheme="majorHAnsi" w:cstheme="majorBidi"/>
      <w:b/>
      <w:bCs/>
      <w:sz w:val="32"/>
      <w:szCs w:val="32"/>
    </w:rPr>
  </w:style>
  <w:style w:type="table" w:styleId="a3">
    <w:name w:val="Table Grid"/>
    <w:basedOn w:val="a1"/>
    <w:uiPriority w:val="39"/>
    <w:rsid w:val="006627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E87CB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E87CBB"/>
    <w:rPr>
      <w:sz w:val="18"/>
      <w:szCs w:val="18"/>
    </w:rPr>
  </w:style>
  <w:style w:type="paragraph" w:styleId="a6">
    <w:name w:val="footer"/>
    <w:basedOn w:val="a"/>
    <w:link w:val="a7"/>
    <w:uiPriority w:val="99"/>
    <w:unhideWhenUsed/>
    <w:rsid w:val="00E87CBB"/>
    <w:pPr>
      <w:tabs>
        <w:tab w:val="center" w:pos="4153"/>
        <w:tab w:val="right" w:pos="8306"/>
      </w:tabs>
      <w:snapToGrid w:val="0"/>
      <w:jc w:val="left"/>
    </w:pPr>
    <w:rPr>
      <w:sz w:val="18"/>
      <w:szCs w:val="18"/>
    </w:rPr>
  </w:style>
  <w:style w:type="character" w:customStyle="1" w:styleId="a7">
    <w:name w:val="页脚 字符"/>
    <w:basedOn w:val="a0"/>
    <w:link w:val="a6"/>
    <w:uiPriority w:val="99"/>
    <w:rsid w:val="00E87CBB"/>
    <w:rPr>
      <w:sz w:val="18"/>
      <w:szCs w:val="18"/>
    </w:rPr>
  </w:style>
  <w:style w:type="character" w:customStyle="1" w:styleId="30">
    <w:name w:val="标题 3 字符"/>
    <w:basedOn w:val="a0"/>
    <w:link w:val="3"/>
    <w:uiPriority w:val="9"/>
    <w:rsid w:val="00643296"/>
    <w:rPr>
      <w:b/>
      <w:bCs/>
      <w:sz w:val="32"/>
      <w:szCs w:val="32"/>
    </w:rPr>
  </w:style>
  <w:style w:type="paragraph" w:styleId="a8">
    <w:name w:val="List Paragraph"/>
    <w:basedOn w:val="a"/>
    <w:uiPriority w:val="34"/>
    <w:qFormat/>
    <w:rsid w:val="005319E1"/>
    <w:pPr>
      <w:ind w:firstLineChars="200" w:firstLine="420"/>
    </w:pPr>
  </w:style>
  <w:style w:type="character" w:customStyle="1" w:styleId="40">
    <w:name w:val="标题 4 字符"/>
    <w:basedOn w:val="a0"/>
    <w:link w:val="4"/>
    <w:uiPriority w:val="9"/>
    <w:rsid w:val="00567CB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567CB3"/>
    <w:rPr>
      <w:b/>
      <w:bCs/>
      <w:sz w:val="28"/>
      <w:szCs w:val="28"/>
    </w:rPr>
  </w:style>
  <w:style w:type="character" w:styleId="a9">
    <w:name w:val="annotation reference"/>
    <w:basedOn w:val="a0"/>
    <w:uiPriority w:val="99"/>
    <w:semiHidden/>
    <w:unhideWhenUsed/>
    <w:rsid w:val="00694C02"/>
    <w:rPr>
      <w:sz w:val="21"/>
      <w:szCs w:val="21"/>
    </w:rPr>
  </w:style>
  <w:style w:type="paragraph" w:styleId="aa">
    <w:name w:val="annotation text"/>
    <w:basedOn w:val="a"/>
    <w:link w:val="ab"/>
    <w:uiPriority w:val="99"/>
    <w:unhideWhenUsed/>
    <w:rsid w:val="00694C02"/>
    <w:pPr>
      <w:jc w:val="left"/>
    </w:pPr>
  </w:style>
  <w:style w:type="character" w:customStyle="1" w:styleId="ab">
    <w:name w:val="批注文字 字符"/>
    <w:basedOn w:val="a0"/>
    <w:link w:val="aa"/>
    <w:uiPriority w:val="99"/>
    <w:rsid w:val="00694C02"/>
  </w:style>
  <w:style w:type="paragraph" w:styleId="ac">
    <w:name w:val="annotation subject"/>
    <w:basedOn w:val="aa"/>
    <w:next w:val="aa"/>
    <w:link w:val="ad"/>
    <w:uiPriority w:val="99"/>
    <w:semiHidden/>
    <w:unhideWhenUsed/>
    <w:rsid w:val="00694C02"/>
    <w:rPr>
      <w:b/>
      <w:bCs/>
    </w:rPr>
  </w:style>
  <w:style w:type="character" w:customStyle="1" w:styleId="ad">
    <w:name w:val="批注主题 字符"/>
    <w:basedOn w:val="ab"/>
    <w:link w:val="ac"/>
    <w:uiPriority w:val="99"/>
    <w:semiHidden/>
    <w:rsid w:val="00694C02"/>
    <w:rPr>
      <w:b/>
      <w:bCs/>
    </w:rPr>
  </w:style>
  <w:style w:type="paragraph" w:styleId="ae">
    <w:name w:val="Balloon Text"/>
    <w:basedOn w:val="a"/>
    <w:link w:val="af"/>
    <w:uiPriority w:val="99"/>
    <w:semiHidden/>
    <w:unhideWhenUsed/>
    <w:rsid w:val="00694C02"/>
    <w:rPr>
      <w:sz w:val="18"/>
      <w:szCs w:val="18"/>
    </w:rPr>
  </w:style>
  <w:style w:type="character" w:customStyle="1" w:styleId="af">
    <w:name w:val="批注框文本 字符"/>
    <w:basedOn w:val="a0"/>
    <w:link w:val="ae"/>
    <w:uiPriority w:val="99"/>
    <w:semiHidden/>
    <w:rsid w:val="00694C02"/>
    <w:rPr>
      <w:sz w:val="18"/>
      <w:szCs w:val="18"/>
    </w:rPr>
  </w:style>
  <w:style w:type="paragraph" w:styleId="HTML">
    <w:name w:val="HTML Preformatted"/>
    <w:basedOn w:val="a"/>
    <w:link w:val="HTML0"/>
    <w:uiPriority w:val="99"/>
    <w:unhideWhenUsed/>
    <w:rsid w:val="00B57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B57B61"/>
    <w:rPr>
      <w:rFonts w:ascii="宋体" w:eastAsia="宋体" w:hAnsi="宋体" w:cs="宋体"/>
      <w:kern w:val="0"/>
      <w:sz w:val="24"/>
      <w:szCs w:val="24"/>
    </w:rPr>
  </w:style>
  <w:style w:type="character" w:styleId="af0">
    <w:name w:val="Hyperlink"/>
    <w:basedOn w:val="a0"/>
    <w:uiPriority w:val="99"/>
    <w:unhideWhenUsed/>
    <w:rsid w:val="00AA285A"/>
    <w:rPr>
      <w:color w:val="0563C1" w:themeColor="hyperlink"/>
      <w:u w:val="single"/>
    </w:rPr>
  </w:style>
  <w:style w:type="character" w:styleId="af1">
    <w:name w:val="Unresolved Mention"/>
    <w:basedOn w:val="a0"/>
    <w:uiPriority w:val="99"/>
    <w:semiHidden/>
    <w:unhideWhenUsed/>
    <w:rsid w:val="00AA285A"/>
    <w:rPr>
      <w:color w:val="605E5C"/>
      <w:shd w:val="clear" w:color="auto" w:fill="E1DFDD"/>
    </w:rPr>
  </w:style>
  <w:style w:type="character" w:customStyle="1" w:styleId="60">
    <w:name w:val="标题 6 字符"/>
    <w:basedOn w:val="a0"/>
    <w:link w:val="6"/>
    <w:uiPriority w:val="9"/>
    <w:rsid w:val="009C3A20"/>
    <w:rPr>
      <w:rFonts w:asciiTheme="majorHAnsi" w:eastAsiaTheme="majorEastAsia" w:hAnsiTheme="majorHAnsi" w:cstheme="majorBidi"/>
      <w:b/>
      <w:bCs/>
      <w:sz w:val="24"/>
      <w:szCs w:val="24"/>
    </w:rPr>
  </w:style>
  <w:style w:type="character" w:customStyle="1" w:styleId="70">
    <w:name w:val="标题 7 字符"/>
    <w:basedOn w:val="a0"/>
    <w:link w:val="7"/>
    <w:uiPriority w:val="9"/>
    <w:rsid w:val="004C244F"/>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0913">
      <w:bodyDiv w:val="1"/>
      <w:marLeft w:val="0"/>
      <w:marRight w:val="0"/>
      <w:marTop w:val="0"/>
      <w:marBottom w:val="0"/>
      <w:divBdr>
        <w:top w:val="none" w:sz="0" w:space="0" w:color="auto"/>
        <w:left w:val="none" w:sz="0" w:space="0" w:color="auto"/>
        <w:bottom w:val="none" w:sz="0" w:space="0" w:color="auto"/>
        <w:right w:val="none" w:sz="0" w:space="0" w:color="auto"/>
      </w:divBdr>
    </w:div>
    <w:div w:id="54816978">
      <w:bodyDiv w:val="1"/>
      <w:marLeft w:val="0"/>
      <w:marRight w:val="0"/>
      <w:marTop w:val="0"/>
      <w:marBottom w:val="0"/>
      <w:divBdr>
        <w:top w:val="none" w:sz="0" w:space="0" w:color="auto"/>
        <w:left w:val="none" w:sz="0" w:space="0" w:color="auto"/>
        <w:bottom w:val="none" w:sz="0" w:space="0" w:color="auto"/>
        <w:right w:val="none" w:sz="0" w:space="0" w:color="auto"/>
      </w:divBdr>
    </w:div>
    <w:div w:id="100226518">
      <w:bodyDiv w:val="1"/>
      <w:marLeft w:val="0"/>
      <w:marRight w:val="0"/>
      <w:marTop w:val="0"/>
      <w:marBottom w:val="0"/>
      <w:divBdr>
        <w:top w:val="none" w:sz="0" w:space="0" w:color="auto"/>
        <w:left w:val="none" w:sz="0" w:space="0" w:color="auto"/>
        <w:bottom w:val="none" w:sz="0" w:space="0" w:color="auto"/>
        <w:right w:val="none" w:sz="0" w:space="0" w:color="auto"/>
      </w:divBdr>
    </w:div>
    <w:div w:id="115756523">
      <w:bodyDiv w:val="1"/>
      <w:marLeft w:val="0"/>
      <w:marRight w:val="0"/>
      <w:marTop w:val="0"/>
      <w:marBottom w:val="0"/>
      <w:divBdr>
        <w:top w:val="none" w:sz="0" w:space="0" w:color="auto"/>
        <w:left w:val="none" w:sz="0" w:space="0" w:color="auto"/>
        <w:bottom w:val="none" w:sz="0" w:space="0" w:color="auto"/>
        <w:right w:val="none" w:sz="0" w:space="0" w:color="auto"/>
      </w:divBdr>
    </w:div>
    <w:div w:id="152379100">
      <w:bodyDiv w:val="1"/>
      <w:marLeft w:val="0"/>
      <w:marRight w:val="0"/>
      <w:marTop w:val="0"/>
      <w:marBottom w:val="0"/>
      <w:divBdr>
        <w:top w:val="none" w:sz="0" w:space="0" w:color="auto"/>
        <w:left w:val="none" w:sz="0" w:space="0" w:color="auto"/>
        <w:bottom w:val="none" w:sz="0" w:space="0" w:color="auto"/>
        <w:right w:val="none" w:sz="0" w:space="0" w:color="auto"/>
      </w:divBdr>
    </w:div>
    <w:div w:id="200481889">
      <w:bodyDiv w:val="1"/>
      <w:marLeft w:val="0"/>
      <w:marRight w:val="0"/>
      <w:marTop w:val="0"/>
      <w:marBottom w:val="0"/>
      <w:divBdr>
        <w:top w:val="none" w:sz="0" w:space="0" w:color="auto"/>
        <w:left w:val="none" w:sz="0" w:space="0" w:color="auto"/>
        <w:bottom w:val="none" w:sz="0" w:space="0" w:color="auto"/>
        <w:right w:val="none" w:sz="0" w:space="0" w:color="auto"/>
      </w:divBdr>
    </w:div>
    <w:div w:id="422183872">
      <w:bodyDiv w:val="1"/>
      <w:marLeft w:val="0"/>
      <w:marRight w:val="0"/>
      <w:marTop w:val="0"/>
      <w:marBottom w:val="0"/>
      <w:divBdr>
        <w:top w:val="none" w:sz="0" w:space="0" w:color="auto"/>
        <w:left w:val="none" w:sz="0" w:space="0" w:color="auto"/>
        <w:bottom w:val="none" w:sz="0" w:space="0" w:color="auto"/>
        <w:right w:val="none" w:sz="0" w:space="0" w:color="auto"/>
      </w:divBdr>
    </w:div>
    <w:div w:id="464810542">
      <w:bodyDiv w:val="1"/>
      <w:marLeft w:val="0"/>
      <w:marRight w:val="0"/>
      <w:marTop w:val="0"/>
      <w:marBottom w:val="0"/>
      <w:divBdr>
        <w:top w:val="none" w:sz="0" w:space="0" w:color="auto"/>
        <w:left w:val="none" w:sz="0" w:space="0" w:color="auto"/>
        <w:bottom w:val="none" w:sz="0" w:space="0" w:color="auto"/>
        <w:right w:val="none" w:sz="0" w:space="0" w:color="auto"/>
      </w:divBdr>
    </w:div>
    <w:div w:id="486555136">
      <w:bodyDiv w:val="1"/>
      <w:marLeft w:val="0"/>
      <w:marRight w:val="0"/>
      <w:marTop w:val="0"/>
      <w:marBottom w:val="0"/>
      <w:divBdr>
        <w:top w:val="none" w:sz="0" w:space="0" w:color="auto"/>
        <w:left w:val="none" w:sz="0" w:space="0" w:color="auto"/>
        <w:bottom w:val="none" w:sz="0" w:space="0" w:color="auto"/>
        <w:right w:val="none" w:sz="0" w:space="0" w:color="auto"/>
      </w:divBdr>
    </w:div>
    <w:div w:id="508719652">
      <w:bodyDiv w:val="1"/>
      <w:marLeft w:val="0"/>
      <w:marRight w:val="0"/>
      <w:marTop w:val="0"/>
      <w:marBottom w:val="0"/>
      <w:divBdr>
        <w:top w:val="none" w:sz="0" w:space="0" w:color="auto"/>
        <w:left w:val="none" w:sz="0" w:space="0" w:color="auto"/>
        <w:bottom w:val="none" w:sz="0" w:space="0" w:color="auto"/>
        <w:right w:val="none" w:sz="0" w:space="0" w:color="auto"/>
      </w:divBdr>
    </w:div>
    <w:div w:id="528765693">
      <w:bodyDiv w:val="1"/>
      <w:marLeft w:val="0"/>
      <w:marRight w:val="0"/>
      <w:marTop w:val="0"/>
      <w:marBottom w:val="0"/>
      <w:divBdr>
        <w:top w:val="none" w:sz="0" w:space="0" w:color="auto"/>
        <w:left w:val="none" w:sz="0" w:space="0" w:color="auto"/>
        <w:bottom w:val="none" w:sz="0" w:space="0" w:color="auto"/>
        <w:right w:val="none" w:sz="0" w:space="0" w:color="auto"/>
      </w:divBdr>
    </w:div>
    <w:div w:id="582378838">
      <w:bodyDiv w:val="1"/>
      <w:marLeft w:val="0"/>
      <w:marRight w:val="0"/>
      <w:marTop w:val="0"/>
      <w:marBottom w:val="0"/>
      <w:divBdr>
        <w:top w:val="none" w:sz="0" w:space="0" w:color="auto"/>
        <w:left w:val="none" w:sz="0" w:space="0" w:color="auto"/>
        <w:bottom w:val="none" w:sz="0" w:space="0" w:color="auto"/>
        <w:right w:val="none" w:sz="0" w:space="0" w:color="auto"/>
      </w:divBdr>
    </w:div>
    <w:div w:id="584846669">
      <w:bodyDiv w:val="1"/>
      <w:marLeft w:val="0"/>
      <w:marRight w:val="0"/>
      <w:marTop w:val="0"/>
      <w:marBottom w:val="0"/>
      <w:divBdr>
        <w:top w:val="none" w:sz="0" w:space="0" w:color="auto"/>
        <w:left w:val="none" w:sz="0" w:space="0" w:color="auto"/>
        <w:bottom w:val="none" w:sz="0" w:space="0" w:color="auto"/>
        <w:right w:val="none" w:sz="0" w:space="0" w:color="auto"/>
      </w:divBdr>
    </w:div>
    <w:div w:id="584993297">
      <w:bodyDiv w:val="1"/>
      <w:marLeft w:val="0"/>
      <w:marRight w:val="0"/>
      <w:marTop w:val="0"/>
      <w:marBottom w:val="0"/>
      <w:divBdr>
        <w:top w:val="none" w:sz="0" w:space="0" w:color="auto"/>
        <w:left w:val="none" w:sz="0" w:space="0" w:color="auto"/>
        <w:bottom w:val="none" w:sz="0" w:space="0" w:color="auto"/>
        <w:right w:val="none" w:sz="0" w:space="0" w:color="auto"/>
      </w:divBdr>
    </w:div>
    <w:div w:id="680082159">
      <w:bodyDiv w:val="1"/>
      <w:marLeft w:val="0"/>
      <w:marRight w:val="0"/>
      <w:marTop w:val="0"/>
      <w:marBottom w:val="0"/>
      <w:divBdr>
        <w:top w:val="none" w:sz="0" w:space="0" w:color="auto"/>
        <w:left w:val="none" w:sz="0" w:space="0" w:color="auto"/>
        <w:bottom w:val="none" w:sz="0" w:space="0" w:color="auto"/>
        <w:right w:val="none" w:sz="0" w:space="0" w:color="auto"/>
      </w:divBdr>
    </w:div>
    <w:div w:id="680548568">
      <w:bodyDiv w:val="1"/>
      <w:marLeft w:val="0"/>
      <w:marRight w:val="0"/>
      <w:marTop w:val="0"/>
      <w:marBottom w:val="0"/>
      <w:divBdr>
        <w:top w:val="none" w:sz="0" w:space="0" w:color="auto"/>
        <w:left w:val="none" w:sz="0" w:space="0" w:color="auto"/>
        <w:bottom w:val="none" w:sz="0" w:space="0" w:color="auto"/>
        <w:right w:val="none" w:sz="0" w:space="0" w:color="auto"/>
      </w:divBdr>
    </w:div>
    <w:div w:id="686371404">
      <w:bodyDiv w:val="1"/>
      <w:marLeft w:val="0"/>
      <w:marRight w:val="0"/>
      <w:marTop w:val="0"/>
      <w:marBottom w:val="0"/>
      <w:divBdr>
        <w:top w:val="none" w:sz="0" w:space="0" w:color="auto"/>
        <w:left w:val="none" w:sz="0" w:space="0" w:color="auto"/>
        <w:bottom w:val="none" w:sz="0" w:space="0" w:color="auto"/>
        <w:right w:val="none" w:sz="0" w:space="0" w:color="auto"/>
      </w:divBdr>
    </w:div>
    <w:div w:id="701789487">
      <w:bodyDiv w:val="1"/>
      <w:marLeft w:val="0"/>
      <w:marRight w:val="0"/>
      <w:marTop w:val="0"/>
      <w:marBottom w:val="0"/>
      <w:divBdr>
        <w:top w:val="none" w:sz="0" w:space="0" w:color="auto"/>
        <w:left w:val="none" w:sz="0" w:space="0" w:color="auto"/>
        <w:bottom w:val="none" w:sz="0" w:space="0" w:color="auto"/>
        <w:right w:val="none" w:sz="0" w:space="0" w:color="auto"/>
      </w:divBdr>
    </w:div>
    <w:div w:id="709846170">
      <w:bodyDiv w:val="1"/>
      <w:marLeft w:val="0"/>
      <w:marRight w:val="0"/>
      <w:marTop w:val="0"/>
      <w:marBottom w:val="0"/>
      <w:divBdr>
        <w:top w:val="none" w:sz="0" w:space="0" w:color="auto"/>
        <w:left w:val="none" w:sz="0" w:space="0" w:color="auto"/>
        <w:bottom w:val="none" w:sz="0" w:space="0" w:color="auto"/>
        <w:right w:val="none" w:sz="0" w:space="0" w:color="auto"/>
      </w:divBdr>
    </w:div>
    <w:div w:id="750273606">
      <w:bodyDiv w:val="1"/>
      <w:marLeft w:val="0"/>
      <w:marRight w:val="0"/>
      <w:marTop w:val="0"/>
      <w:marBottom w:val="0"/>
      <w:divBdr>
        <w:top w:val="none" w:sz="0" w:space="0" w:color="auto"/>
        <w:left w:val="none" w:sz="0" w:space="0" w:color="auto"/>
        <w:bottom w:val="none" w:sz="0" w:space="0" w:color="auto"/>
        <w:right w:val="none" w:sz="0" w:space="0" w:color="auto"/>
      </w:divBdr>
    </w:div>
    <w:div w:id="829827055">
      <w:bodyDiv w:val="1"/>
      <w:marLeft w:val="0"/>
      <w:marRight w:val="0"/>
      <w:marTop w:val="0"/>
      <w:marBottom w:val="0"/>
      <w:divBdr>
        <w:top w:val="none" w:sz="0" w:space="0" w:color="auto"/>
        <w:left w:val="none" w:sz="0" w:space="0" w:color="auto"/>
        <w:bottom w:val="none" w:sz="0" w:space="0" w:color="auto"/>
        <w:right w:val="none" w:sz="0" w:space="0" w:color="auto"/>
      </w:divBdr>
    </w:div>
    <w:div w:id="841355224">
      <w:bodyDiv w:val="1"/>
      <w:marLeft w:val="0"/>
      <w:marRight w:val="0"/>
      <w:marTop w:val="0"/>
      <w:marBottom w:val="0"/>
      <w:divBdr>
        <w:top w:val="none" w:sz="0" w:space="0" w:color="auto"/>
        <w:left w:val="none" w:sz="0" w:space="0" w:color="auto"/>
        <w:bottom w:val="none" w:sz="0" w:space="0" w:color="auto"/>
        <w:right w:val="none" w:sz="0" w:space="0" w:color="auto"/>
      </w:divBdr>
    </w:div>
    <w:div w:id="843280149">
      <w:bodyDiv w:val="1"/>
      <w:marLeft w:val="0"/>
      <w:marRight w:val="0"/>
      <w:marTop w:val="0"/>
      <w:marBottom w:val="0"/>
      <w:divBdr>
        <w:top w:val="none" w:sz="0" w:space="0" w:color="auto"/>
        <w:left w:val="none" w:sz="0" w:space="0" w:color="auto"/>
        <w:bottom w:val="none" w:sz="0" w:space="0" w:color="auto"/>
        <w:right w:val="none" w:sz="0" w:space="0" w:color="auto"/>
      </w:divBdr>
    </w:div>
    <w:div w:id="852571035">
      <w:bodyDiv w:val="1"/>
      <w:marLeft w:val="0"/>
      <w:marRight w:val="0"/>
      <w:marTop w:val="0"/>
      <w:marBottom w:val="0"/>
      <w:divBdr>
        <w:top w:val="none" w:sz="0" w:space="0" w:color="auto"/>
        <w:left w:val="none" w:sz="0" w:space="0" w:color="auto"/>
        <w:bottom w:val="none" w:sz="0" w:space="0" w:color="auto"/>
        <w:right w:val="none" w:sz="0" w:space="0" w:color="auto"/>
      </w:divBdr>
    </w:div>
    <w:div w:id="956177304">
      <w:bodyDiv w:val="1"/>
      <w:marLeft w:val="0"/>
      <w:marRight w:val="0"/>
      <w:marTop w:val="0"/>
      <w:marBottom w:val="0"/>
      <w:divBdr>
        <w:top w:val="none" w:sz="0" w:space="0" w:color="auto"/>
        <w:left w:val="none" w:sz="0" w:space="0" w:color="auto"/>
        <w:bottom w:val="none" w:sz="0" w:space="0" w:color="auto"/>
        <w:right w:val="none" w:sz="0" w:space="0" w:color="auto"/>
      </w:divBdr>
    </w:div>
    <w:div w:id="1046099681">
      <w:bodyDiv w:val="1"/>
      <w:marLeft w:val="0"/>
      <w:marRight w:val="0"/>
      <w:marTop w:val="0"/>
      <w:marBottom w:val="0"/>
      <w:divBdr>
        <w:top w:val="none" w:sz="0" w:space="0" w:color="auto"/>
        <w:left w:val="none" w:sz="0" w:space="0" w:color="auto"/>
        <w:bottom w:val="none" w:sz="0" w:space="0" w:color="auto"/>
        <w:right w:val="none" w:sz="0" w:space="0" w:color="auto"/>
      </w:divBdr>
    </w:div>
    <w:div w:id="1047415907">
      <w:bodyDiv w:val="1"/>
      <w:marLeft w:val="0"/>
      <w:marRight w:val="0"/>
      <w:marTop w:val="0"/>
      <w:marBottom w:val="0"/>
      <w:divBdr>
        <w:top w:val="none" w:sz="0" w:space="0" w:color="auto"/>
        <w:left w:val="none" w:sz="0" w:space="0" w:color="auto"/>
        <w:bottom w:val="none" w:sz="0" w:space="0" w:color="auto"/>
        <w:right w:val="none" w:sz="0" w:space="0" w:color="auto"/>
      </w:divBdr>
    </w:div>
    <w:div w:id="1117602209">
      <w:bodyDiv w:val="1"/>
      <w:marLeft w:val="0"/>
      <w:marRight w:val="0"/>
      <w:marTop w:val="0"/>
      <w:marBottom w:val="0"/>
      <w:divBdr>
        <w:top w:val="none" w:sz="0" w:space="0" w:color="auto"/>
        <w:left w:val="none" w:sz="0" w:space="0" w:color="auto"/>
        <w:bottom w:val="none" w:sz="0" w:space="0" w:color="auto"/>
        <w:right w:val="none" w:sz="0" w:space="0" w:color="auto"/>
      </w:divBdr>
    </w:div>
    <w:div w:id="1126581377">
      <w:bodyDiv w:val="1"/>
      <w:marLeft w:val="0"/>
      <w:marRight w:val="0"/>
      <w:marTop w:val="0"/>
      <w:marBottom w:val="0"/>
      <w:divBdr>
        <w:top w:val="none" w:sz="0" w:space="0" w:color="auto"/>
        <w:left w:val="none" w:sz="0" w:space="0" w:color="auto"/>
        <w:bottom w:val="none" w:sz="0" w:space="0" w:color="auto"/>
        <w:right w:val="none" w:sz="0" w:space="0" w:color="auto"/>
      </w:divBdr>
    </w:div>
    <w:div w:id="1161696154">
      <w:bodyDiv w:val="1"/>
      <w:marLeft w:val="0"/>
      <w:marRight w:val="0"/>
      <w:marTop w:val="0"/>
      <w:marBottom w:val="0"/>
      <w:divBdr>
        <w:top w:val="none" w:sz="0" w:space="0" w:color="auto"/>
        <w:left w:val="none" w:sz="0" w:space="0" w:color="auto"/>
        <w:bottom w:val="none" w:sz="0" w:space="0" w:color="auto"/>
        <w:right w:val="none" w:sz="0" w:space="0" w:color="auto"/>
      </w:divBdr>
    </w:div>
    <w:div w:id="1189949895">
      <w:bodyDiv w:val="1"/>
      <w:marLeft w:val="0"/>
      <w:marRight w:val="0"/>
      <w:marTop w:val="0"/>
      <w:marBottom w:val="0"/>
      <w:divBdr>
        <w:top w:val="none" w:sz="0" w:space="0" w:color="auto"/>
        <w:left w:val="none" w:sz="0" w:space="0" w:color="auto"/>
        <w:bottom w:val="none" w:sz="0" w:space="0" w:color="auto"/>
        <w:right w:val="none" w:sz="0" w:space="0" w:color="auto"/>
      </w:divBdr>
    </w:div>
    <w:div w:id="1224947961">
      <w:bodyDiv w:val="1"/>
      <w:marLeft w:val="0"/>
      <w:marRight w:val="0"/>
      <w:marTop w:val="0"/>
      <w:marBottom w:val="0"/>
      <w:divBdr>
        <w:top w:val="none" w:sz="0" w:space="0" w:color="auto"/>
        <w:left w:val="none" w:sz="0" w:space="0" w:color="auto"/>
        <w:bottom w:val="none" w:sz="0" w:space="0" w:color="auto"/>
        <w:right w:val="none" w:sz="0" w:space="0" w:color="auto"/>
      </w:divBdr>
    </w:div>
    <w:div w:id="1234045396">
      <w:bodyDiv w:val="1"/>
      <w:marLeft w:val="0"/>
      <w:marRight w:val="0"/>
      <w:marTop w:val="0"/>
      <w:marBottom w:val="0"/>
      <w:divBdr>
        <w:top w:val="none" w:sz="0" w:space="0" w:color="auto"/>
        <w:left w:val="none" w:sz="0" w:space="0" w:color="auto"/>
        <w:bottom w:val="none" w:sz="0" w:space="0" w:color="auto"/>
        <w:right w:val="none" w:sz="0" w:space="0" w:color="auto"/>
      </w:divBdr>
    </w:div>
    <w:div w:id="1256210043">
      <w:bodyDiv w:val="1"/>
      <w:marLeft w:val="0"/>
      <w:marRight w:val="0"/>
      <w:marTop w:val="0"/>
      <w:marBottom w:val="0"/>
      <w:divBdr>
        <w:top w:val="none" w:sz="0" w:space="0" w:color="auto"/>
        <w:left w:val="none" w:sz="0" w:space="0" w:color="auto"/>
        <w:bottom w:val="none" w:sz="0" w:space="0" w:color="auto"/>
        <w:right w:val="none" w:sz="0" w:space="0" w:color="auto"/>
      </w:divBdr>
    </w:div>
    <w:div w:id="1340932837">
      <w:bodyDiv w:val="1"/>
      <w:marLeft w:val="0"/>
      <w:marRight w:val="0"/>
      <w:marTop w:val="0"/>
      <w:marBottom w:val="0"/>
      <w:divBdr>
        <w:top w:val="none" w:sz="0" w:space="0" w:color="auto"/>
        <w:left w:val="none" w:sz="0" w:space="0" w:color="auto"/>
        <w:bottom w:val="none" w:sz="0" w:space="0" w:color="auto"/>
        <w:right w:val="none" w:sz="0" w:space="0" w:color="auto"/>
      </w:divBdr>
    </w:div>
    <w:div w:id="1371538847">
      <w:bodyDiv w:val="1"/>
      <w:marLeft w:val="0"/>
      <w:marRight w:val="0"/>
      <w:marTop w:val="0"/>
      <w:marBottom w:val="0"/>
      <w:divBdr>
        <w:top w:val="none" w:sz="0" w:space="0" w:color="auto"/>
        <w:left w:val="none" w:sz="0" w:space="0" w:color="auto"/>
        <w:bottom w:val="none" w:sz="0" w:space="0" w:color="auto"/>
        <w:right w:val="none" w:sz="0" w:space="0" w:color="auto"/>
      </w:divBdr>
    </w:div>
    <w:div w:id="1378701331">
      <w:bodyDiv w:val="1"/>
      <w:marLeft w:val="0"/>
      <w:marRight w:val="0"/>
      <w:marTop w:val="0"/>
      <w:marBottom w:val="0"/>
      <w:divBdr>
        <w:top w:val="none" w:sz="0" w:space="0" w:color="auto"/>
        <w:left w:val="none" w:sz="0" w:space="0" w:color="auto"/>
        <w:bottom w:val="none" w:sz="0" w:space="0" w:color="auto"/>
        <w:right w:val="none" w:sz="0" w:space="0" w:color="auto"/>
      </w:divBdr>
    </w:div>
    <w:div w:id="1382556820">
      <w:bodyDiv w:val="1"/>
      <w:marLeft w:val="0"/>
      <w:marRight w:val="0"/>
      <w:marTop w:val="0"/>
      <w:marBottom w:val="0"/>
      <w:divBdr>
        <w:top w:val="none" w:sz="0" w:space="0" w:color="auto"/>
        <w:left w:val="none" w:sz="0" w:space="0" w:color="auto"/>
        <w:bottom w:val="none" w:sz="0" w:space="0" w:color="auto"/>
        <w:right w:val="none" w:sz="0" w:space="0" w:color="auto"/>
      </w:divBdr>
    </w:div>
    <w:div w:id="1389915722">
      <w:bodyDiv w:val="1"/>
      <w:marLeft w:val="0"/>
      <w:marRight w:val="0"/>
      <w:marTop w:val="0"/>
      <w:marBottom w:val="0"/>
      <w:divBdr>
        <w:top w:val="none" w:sz="0" w:space="0" w:color="auto"/>
        <w:left w:val="none" w:sz="0" w:space="0" w:color="auto"/>
        <w:bottom w:val="none" w:sz="0" w:space="0" w:color="auto"/>
        <w:right w:val="none" w:sz="0" w:space="0" w:color="auto"/>
      </w:divBdr>
    </w:div>
    <w:div w:id="1429497471">
      <w:bodyDiv w:val="1"/>
      <w:marLeft w:val="0"/>
      <w:marRight w:val="0"/>
      <w:marTop w:val="0"/>
      <w:marBottom w:val="0"/>
      <w:divBdr>
        <w:top w:val="none" w:sz="0" w:space="0" w:color="auto"/>
        <w:left w:val="none" w:sz="0" w:space="0" w:color="auto"/>
        <w:bottom w:val="none" w:sz="0" w:space="0" w:color="auto"/>
        <w:right w:val="none" w:sz="0" w:space="0" w:color="auto"/>
      </w:divBdr>
    </w:div>
    <w:div w:id="1441531470">
      <w:bodyDiv w:val="1"/>
      <w:marLeft w:val="0"/>
      <w:marRight w:val="0"/>
      <w:marTop w:val="0"/>
      <w:marBottom w:val="0"/>
      <w:divBdr>
        <w:top w:val="none" w:sz="0" w:space="0" w:color="auto"/>
        <w:left w:val="none" w:sz="0" w:space="0" w:color="auto"/>
        <w:bottom w:val="none" w:sz="0" w:space="0" w:color="auto"/>
        <w:right w:val="none" w:sz="0" w:space="0" w:color="auto"/>
      </w:divBdr>
    </w:div>
    <w:div w:id="1477993714">
      <w:bodyDiv w:val="1"/>
      <w:marLeft w:val="0"/>
      <w:marRight w:val="0"/>
      <w:marTop w:val="0"/>
      <w:marBottom w:val="0"/>
      <w:divBdr>
        <w:top w:val="none" w:sz="0" w:space="0" w:color="auto"/>
        <w:left w:val="none" w:sz="0" w:space="0" w:color="auto"/>
        <w:bottom w:val="none" w:sz="0" w:space="0" w:color="auto"/>
        <w:right w:val="none" w:sz="0" w:space="0" w:color="auto"/>
      </w:divBdr>
    </w:div>
    <w:div w:id="1490753023">
      <w:bodyDiv w:val="1"/>
      <w:marLeft w:val="0"/>
      <w:marRight w:val="0"/>
      <w:marTop w:val="0"/>
      <w:marBottom w:val="0"/>
      <w:divBdr>
        <w:top w:val="none" w:sz="0" w:space="0" w:color="auto"/>
        <w:left w:val="none" w:sz="0" w:space="0" w:color="auto"/>
        <w:bottom w:val="none" w:sz="0" w:space="0" w:color="auto"/>
        <w:right w:val="none" w:sz="0" w:space="0" w:color="auto"/>
      </w:divBdr>
    </w:div>
    <w:div w:id="1494951721">
      <w:bodyDiv w:val="1"/>
      <w:marLeft w:val="0"/>
      <w:marRight w:val="0"/>
      <w:marTop w:val="0"/>
      <w:marBottom w:val="0"/>
      <w:divBdr>
        <w:top w:val="none" w:sz="0" w:space="0" w:color="auto"/>
        <w:left w:val="none" w:sz="0" w:space="0" w:color="auto"/>
        <w:bottom w:val="none" w:sz="0" w:space="0" w:color="auto"/>
        <w:right w:val="none" w:sz="0" w:space="0" w:color="auto"/>
      </w:divBdr>
    </w:div>
    <w:div w:id="1506941760">
      <w:bodyDiv w:val="1"/>
      <w:marLeft w:val="0"/>
      <w:marRight w:val="0"/>
      <w:marTop w:val="0"/>
      <w:marBottom w:val="0"/>
      <w:divBdr>
        <w:top w:val="none" w:sz="0" w:space="0" w:color="auto"/>
        <w:left w:val="none" w:sz="0" w:space="0" w:color="auto"/>
        <w:bottom w:val="none" w:sz="0" w:space="0" w:color="auto"/>
        <w:right w:val="none" w:sz="0" w:space="0" w:color="auto"/>
      </w:divBdr>
    </w:div>
    <w:div w:id="1509950585">
      <w:bodyDiv w:val="1"/>
      <w:marLeft w:val="0"/>
      <w:marRight w:val="0"/>
      <w:marTop w:val="0"/>
      <w:marBottom w:val="0"/>
      <w:divBdr>
        <w:top w:val="none" w:sz="0" w:space="0" w:color="auto"/>
        <w:left w:val="none" w:sz="0" w:space="0" w:color="auto"/>
        <w:bottom w:val="none" w:sz="0" w:space="0" w:color="auto"/>
        <w:right w:val="none" w:sz="0" w:space="0" w:color="auto"/>
      </w:divBdr>
    </w:div>
    <w:div w:id="1525483965">
      <w:bodyDiv w:val="1"/>
      <w:marLeft w:val="0"/>
      <w:marRight w:val="0"/>
      <w:marTop w:val="0"/>
      <w:marBottom w:val="0"/>
      <w:divBdr>
        <w:top w:val="none" w:sz="0" w:space="0" w:color="auto"/>
        <w:left w:val="none" w:sz="0" w:space="0" w:color="auto"/>
        <w:bottom w:val="none" w:sz="0" w:space="0" w:color="auto"/>
        <w:right w:val="none" w:sz="0" w:space="0" w:color="auto"/>
      </w:divBdr>
    </w:div>
    <w:div w:id="1597246033">
      <w:bodyDiv w:val="1"/>
      <w:marLeft w:val="0"/>
      <w:marRight w:val="0"/>
      <w:marTop w:val="0"/>
      <w:marBottom w:val="0"/>
      <w:divBdr>
        <w:top w:val="none" w:sz="0" w:space="0" w:color="auto"/>
        <w:left w:val="none" w:sz="0" w:space="0" w:color="auto"/>
        <w:bottom w:val="none" w:sz="0" w:space="0" w:color="auto"/>
        <w:right w:val="none" w:sz="0" w:space="0" w:color="auto"/>
      </w:divBdr>
    </w:div>
    <w:div w:id="1772360222">
      <w:bodyDiv w:val="1"/>
      <w:marLeft w:val="0"/>
      <w:marRight w:val="0"/>
      <w:marTop w:val="0"/>
      <w:marBottom w:val="0"/>
      <w:divBdr>
        <w:top w:val="none" w:sz="0" w:space="0" w:color="auto"/>
        <w:left w:val="none" w:sz="0" w:space="0" w:color="auto"/>
        <w:bottom w:val="none" w:sz="0" w:space="0" w:color="auto"/>
        <w:right w:val="none" w:sz="0" w:space="0" w:color="auto"/>
      </w:divBdr>
    </w:div>
    <w:div w:id="1803377099">
      <w:bodyDiv w:val="1"/>
      <w:marLeft w:val="0"/>
      <w:marRight w:val="0"/>
      <w:marTop w:val="0"/>
      <w:marBottom w:val="0"/>
      <w:divBdr>
        <w:top w:val="none" w:sz="0" w:space="0" w:color="auto"/>
        <w:left w:val="none" w:sz="0" w:space="0" w:color="auto"/>
        <w:bottom w:val="none" w:sz="0" w:space="0" w:color="auto"/>
        <w:right w:val="none" w:sz="0" w:space="0" w:color="auto"/>
      </w:divBdr>
    </w:div>
    <w:div w:id="1892768764">
      <w:bodyDiv w:val="1"/>
      <w:marLeft w:val="0"/>
      <w:marRight w:val="0"/>
      <w:marTop w:val="0"/>
      <w:marBottom w:val="0"/>
      <w:divBdr>
        <w:top w:val="none" w:sz="0" w:space="0" w:color="auto"/>
        <w:left w:val="none" w:sz="0" w:space="0" w:color="auto"/>
        <w:bottom w:val="none" w:sz="0" w:space="0" w:color="auto"/>
        <w:right w:val="none" w:sz="0" w:space="0" w:color="auto"/>
      </w:divBdr>
    </w:div>
    <w:div w:id="1926570584">
      <w:bodyDiv w:val="1"/>
      <w:marLeft w:val="0"/>
      <w:marRight w:val="0"/>
      <w:marTop w:val="0"/>
      <w:marBottom w:val="0"/>
      <w:divBdr>
        <w:top w:val="none" w:sz="0" w:space="0" w:color="auto"/>
        <w:left w:val="none" w:sz="0" w:space="0" w:color="auto"/>
        <w:bottom w:val="none" w:sz="0" w:space="0" w:color="auto"/>
        <w:right w:val="none" w:sz="0" w:space="0" w:color="auto"/>
      </w:divBdr>
    </w:div>
    <w:div w:id="1929541392">
      <w:bodyDiv w:val="1"/>
      <w:marLeft w:val="0"/>
      <w:marRight w:val="0"/>
      <w:marTop w:val="0"/>
      <w:marBottom w:val="0"/>
      <w:divBdr>
        <w:top w:val="none" w:sz="0" w:space="0" w:color="auto"/>
        <w:left w:val="none" w:sz="0" w:space="0" w:color="auto"/>
        <w:bottom w:val="none" w:sz="0" w:space="0" w:color="auto"/>
        <w:right w:val="none" w:sz="0" w:space="0" w:color="auto"/>
      </w:divBdr>
    </w:div>
    <w:div w:id="1952665336">
      <w:bodyDiv w:val="1"/>
      <w:marLeft w:val="0"/>
      <w:marRight w:val="0"/>
      <w:marTop w:val="0"/>
      <w:marBottom w:val="0"/>
      <w:divBdr>
        <w:top w:val="none" w:sz="0" w:space="0" w:color="auto"/>
        <w:left w:val="none" w:sz="0" w:space="0" w:color="auto"/>
        <w:bottom w:val="none" w:sz="0" w:space="0" w:color="auto"/>
        <w:right w:val="none" w:sz="0" w:space="0" w:color="auto"/>
      </w:divBdr>
    </w:div>
    <w:div w:id="1956785781">
      <w:bodyDiv w:val="1"/>
      <w:marLeft w:val="0"/>
      <w:marRight w:val="0"/>
      <w:marTop w:val="0"/>
      <w:marBottom w:val="0"/>
      <w:divBdr>
        <w:top w:val="none" w:sz="0" w:space="0" w:color="auto"/>
        <w:left w:val="none" w:sz="0" w:space="0" w:color="auto"/>
        <w:bottom w:val="none" w:sz="0" w:space="0" w:color="auto"/>
        <w:right w:val="none" w:sz="0" w:space="0" w:color="auto"/>
      </w:divBdr>
    </w:div>
    <w:div w:id="2019498166">
      <w:bodyDiv w:val="1"/>
      <w:marLeft w:val="0"/>
      <w:marRight w:val="0"/>
      <w:marTop w:val="0"/>
      <w:marBottom w:val="0"/>
      <w:divBdr>
        <w:top w:val="none" w:sz="0" w:space="0" w:color="auto"/>
        <w:left w:val="none" w:sz="0" w:space="0" w:color="auto"/>
        <w:bottom w:val="none" w:sz="0" w:space="0" w:color="auto"/>
        <w:right w:val="none" w:sz="0" w:space="0" w:color="auto"/>
      </w:divBdr>
    </w:div>
    <w:div w:id="2055419291">
      <w:bodyDiv w:val="1"/>
      <w:marLeft w:val="0"/>
      <w:marRight w:val="0"/>
      <w:marTop w:val="0"/>
      <w:marBottom w:val="0"/>
      <w:divBdr>
        <w:top w:val="none" w:sz="0" w:space="0" w:color="auto"/>
        <w:left w:val="none" w:sz="0" w:space="0" w:color="auto"/>
        <w:bottom w:val="none" w:sz="0" w:space="0" w:color="auto"/>
        <w:right w:val="none" w:sz="0" w:space="0" w:color="auto"/>
      </w:divBdr>
    </w:div>
    <w:div w:id="2123760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baidu.com"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hyperlink" Target="http://www.baidu.co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hyperlink" Target="http://www.(baidu|oldboy).com"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hyperlink" Target="file:///\\\\n&#21305;&#37197;&#23383;&#31526;&#20018;\\n"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file:///\\n"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microsoft.com/office/2011/relationships/commentsExtended" Target="commentsExtended.xml"/><Relationship Id="rId51" Type="http://schemas.openxmlformats.org/officeDocument/2006/relationships/image" Target="media/image37.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14114</TotalTime>
  <Pages>37</Pages>
  <Words>2290</Words>
  <Characters>13055</Characters>
  <Application>Microsoft Office Word</Application>
  <DocSecurity>0</DocSecurity>
  <Lines>108</Lines>
  <Paragraphs>30</Paragraphs>
  <ScaleCrop>false</ScaleCrop>
  <Company/>
  <LinksUpToDate>false</LinksUpToDate>
  <CharactersWithSpaces>15315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lucky</dc:creator>
  <cp:keywords/>
  <dc:description/>
  <cp:lastModifiedBy>lucky</cp:lastModifiedBy>
  <cp:revision>61</cp:revision>
  <dcterms:created xsi:type="dcterms:W3CDTF">2019-01-18T07:21:00Z</dcterms:created>
  <dcterms:modified xsi:type="dcterms:W3CDTF">2019-02-21T09:32:00Z</dcterms:modified>
</cp:coreProperties>
</file>